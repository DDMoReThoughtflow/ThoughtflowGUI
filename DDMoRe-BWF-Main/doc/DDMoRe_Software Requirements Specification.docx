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A28BA" w14:textId="77777777" w:rsidR="000E42A6" w:rsidRDefault="000E42A6" w:rsidP="000E42A6"/>
    <w:p w14:paraId="3229258A" w14:textId="77777777" w:rsidR="00026F8A" w:rsidRPr="00BB0D4D" w:rsidRDefault="00026F8A" w:rsidP="000E42A6"/>
    <w:p w14:paraId="6F91DAED" w14:textId="77777777" w:rsidR="000E42A6" w:rsidRPr="00BB0D4D" w:rsidRDefault="000E42A6" w:rsidP="000E42A6"/>
    <w:p w14:paraId="4988997D" w14:textId="77777777" w:rsidR="00F628D2" w:rsidRPr="00BB0D4D" w:rsidRDefault="00F628D2" w:rsidP="000E42A6"/>
    <w:p w14:paraId="18753B7C" w14:textId="77777777" w:rsidR="00F628D2" w:rsidRPr="00BB0D4D" w:rsidRDefault="00F628D2" w:rsidP="000E42A6"/>
    <w:p w14:paraId="6477CD2D" w14:textId="77777777" w:rsidR="00F628D2" w:rsidRPr="00BB0D4D" w:rsidRDefault="00F628D2" w:rsidP="000E42A6"/>
    <w:p w14:paraId="63071BF9" w14:textId="77777777" w:rsidR="000E42A6" w:rsidRPr="00BB0D4D" w:rsidRDefault="002A5F70" w:rsidP="00F628D2">
      <w:pPr>
        <w:pStyle w:val="Titel"/>
        <w:jc w:val="left"/>
        <w:rPr>
          <w:i/>
        </w:rPr>
      </w:pPr>
      <w:r>
        <w:rPr>
          <w:i/>
        </w:rPr>
        <w:t xml:space="preserve"> </w:t>
      </w:r>
      <w:r w:rsidR="002C5248" w:rsidRPr="002C5248">
        <w:rPr>
          <w:i/>
        </w:rPr>
        <w:t>BWF</w:t>
      </w:r>
      <w:r w:rsidR="002C5248">
        <w:rPr>
          <w:i/>
        </w:rPr>
        <w:t xml:space="preserve"> </w:t>
      </w:r>
      <w:r w:rsidR="002C5248" w:rsidRPr="002C5248">
        <w:rPr>
          <w:i/>
        </w:rPr>
        <w:t>(Browser Work Flow</w:t>
      </w:r>
      <w:r w:rsidR="002C5248">
        <w:rPr>
          <w:i/>
        </w:rPr>
        <w:t>)</w:t>
      </w:r>
    </w:p>
    <w:p w14:paraId="22C91D7D" w14:textId="77777777" w:rsidR="000E42A6" w:rsidRPr="00BB0D4D" w:rsidRDefault="000E42A6" w:rsidP="00F628D2">
      <w:pPr>
        <w:pStyle w:val="Untertitel"/>
        <w:jc w:val="left"/>
      </w:pPr>
      <w:r w:rsidRPr="00BB0D4D">
        <w:t>Software Requirements Specification</w:t>
      </w:r>
      <w:r w:rsidRPr="00BB0D4D">
        <w:br w:type="page"/>
      </w:r>
    </w:p>
    <w:sdt>
      <w:sdtPr>
        <w:rPr>
          <w:rFonts w:asciiTheme="minorHAnsi" w:eastAsiaTheme="minorEastAsia" w:hAnsiTheme="minorHAnsi" w:cstheme="minorBidi"/>
          <w:b w:val="0"/>
          <w:bCs w:val="0"/>
          <w:color w:val="auto"/>
          <w:sz w:val="20"/>
          <w:szCs w:val="20"/>
          <w:lang w:bidi="ar-SA"/>
        </w:rPr>
        <w:id w:val="544723033"/>
        <w:docPartObj>
          <w:docPartGallery w:val="Table of Contents"/>
          <w:docPartUnique/>
        </w:docPartObj>
      </w:sdtPr>
      <w:sdtContent>
        <w:p w14:paraId="187D0BD2" w14:textId="77777777" w:rsidR="00904AAC" w:rsidRPr="00BB0D4D" w:rsidRDefault="00904AAC" w:rsidP="00904AAC">
          <w:pPr>
            <w:pStyle w:val="Inhaltsverzeichnisberschrift"/>
          </w:pPr>
          <w:r w:rsidRPr="00BB0D4D">
            <w:t>Table of Contents</w:t>
          </w:r>
        </w:p>
        <w:p w14:paraId="07A767B6" w14:textId="77777777" w:rsidR="00147A16" w:rsidRDefault="000E42A6">
          <w:pPr>
            <w:pStyle w:val="Verzeichnis1"/>
            <w:tabs>
              <w:tab w:val="right" w:leader="dot" w:pos="9062"/>
            </w:tabs>
            <w:rPr>
              <w:iCs w:val="0"/>
              <w:noProof/>
              <w:sz w:val="22"/>
              <w:szCs w:val="22"/>
              <w:lang w:val="de-AT" w:eastAsia="de-AT"/>
            </w:rPr>
          </w:pPr>
          <w:r w:rsidRPr="00BB0D4D">
            <w:fldChar w:fldCharType="begin"/>
          </w:r>
          <w:r w:rsidRPr="00BB0D4D">
            <w:instrText xml:space="preserve"> TOC \o "1-3" \h \z \u </w:instrText>
          </w:r>
          <w:r w:rsidRPr="00BB0D4D">
            <w:fldChar w:fldCharType="separate"/>
          </w:r>
          <w:hyperlink w:anchor="_Toc457201315" w:history="1">
            <w:r w:rsidR="00147A16" w:rsidRPr="00CF18F1">
              <w:rPr>
                <w:rStyle w:val="Hyperlink"/>
                <w:noProof/>
              </w:rPr>
              <w:t>Figures</w:t>
            </w:r>
            <w:r w:rsidR="00147A16">
              <w:rPr>
                <w:noProof/>
                <w:webHidden/>
              </w:rPr>
              <w:tab/>
            </w:r>
            <w:r w:rsidR="00147A16">
              <w:rPr>
                <w:noProof/>
                <w:webHidden/>
              </w:rPr>
              <w:fldChar w:fldCharType="begin"/>
            </w:r>
            <w:r w:rsidR="00147A16">
              <w:rPr>
                <w:noProof/>
                <w:webHidden/>
              </w:rPr>
              <w:instrText xml:space="preserve"> PAGEREF _Toc457201315 \h </w:instrText>
            </w:r>
            <w:r w:rsidR="00147A16">
              <w:rPr>
                <w:noProof/>
                <w:webHidden/>
              </w:rPr>
            </w:r>
            <w:r w:rsidR="00147A16">
              <w:rPr>
                <w:noProof/>
                <w:webHidden/>
              </w:rPr>
              <w:fldChar w:fldCharType="separate"/>
            </w:r>
            <w:r w:rsidR="00147A16">
              <w:rPr>
                <w:noProof/>
                <w:webHidden/>
              </w:rPr>
              <w:t>4</w:t>
            </w:r>
            <w:r w:rsidR="00147A16">
              <w:rPr>
                <w:noProof/>
                <w:webHidden/>
              </w:rPr>
              <w:fldChar w:fldCharType="end"/>
            </w:r>
          </w:hyperlink>
        </w:p>
        <w:p w14:paraId="3C42638B" w14:textId="77777777" w:rsidR="00147A16" w:rsidRDefault="00147A16">
          <w:pPr>
            <w:pStyle w:val="Verzeichnis1"/>
            <w:tabs>
              <w:tab w:val="right" w:leader="dot" w:pos="9062"/>
            </w:tabs>
            <w:rPr>
              <w:iCs w:val="0"/>
              <w:noProof/>
              <w:sz w:val="22"/>
              <w:szCs w:val="22"/>
              <w:lang w:val="de-AT" w:eastAsia="de-AT"/>
            </w:rPr>
          </w:pPr>
          <w:hyperlink w:anchor="_Toc457201316" w:history="1">
            <w:r w:rsidRPr="00CF18F1">
              <w:rPr>
                <w:rStyle w:val="Hyperlink"/>
                <w:noProof/>
              </w:rPr>
              <w:t>Document History</w:t>
            </w:r>
            <w:r>
              <w:rPr>
                <w:noProof/>
                <w:webHidden/>
              </w:rPr>
              <w:tab/>
            </w:r>
            <w:r>
              <w:rPr>
                <w:noProof/>
                <w:webHidden/>
              </w:rPr>
              <w:fldChar w:fldCharType="begin"/>
            </w:r>
            <w:r>
              <w:rPr>
                <w:noProof/>
                <w:webHidden/>
              </w:rPr>
              <w:instrText xml:space="preserve"> PAGEREF _Toc457201316 \h </w:instrText>
            </w:r>
            <w:r>
              <w:rPr>
                <w:noProof/>
                <w:webHidden/>
              </w:rPr>
            </w:r>
            <w:r>
              <w:rPr>
                <w:noProof/>
                <w:webHidden/>
              </w:rPr>
              <w:fldChar w:fldCharType="separate"/>
            </w:r>
            <w:r>
              <w:rPr>
                <w:noProof/>
                <w:webHidden/>
              </w:rPr>
              <w:t>5</w:t>
            </w:r>
            <w:r>
              <w:rPr>
                <w:noProof/>
                <w:webHidden/>
              </w:rPr>
              <w:fldChar w:fldCharType="end"/>
            </w:r>
          </w:hyperlink>
        </w:p>
        <w:p w14:paraId="59F1AEB3" w14:textId="77777777" w:rsidR="00147A16" w:rsidRDefault="00147A16">
          <w:pPr>
            <w:pStyle w:val="Verzeichnis1"/>
            <w:tabs>
              <w:tab w:val="right" w:leader="dot" w:pos="9062"/>
            </w:tabs>
            <w:rPr>
              <w:iCs w:val="0"/>
              <w:noProof/>
              <w:sz w:val="22"/>
              <w:szCs w:val="22"/>
              <w:lang w:val="de-AT" w:eastAsia="de-AT"/>
            </w:rPr>
          </w:pPr>
          <w:hyperlink w:anchor="_Toc457201317" w:history="1">
            <w:r w:rsidRPr="00CF18F1">
              <w:rPr>
                <w:rStyle w:val="Hyperlink"/>
                <w:noProof/>
              </w:rPr>
              <w:t>Introduction</w:t>
            </w:r>
            <w:r>
              <w:rPr>
                <w:noProof/>
                <w:webHidden/>
              </w:rPr>
              <w:tab/>
            </w:r>
            <w:r>
              <w:rPr>
                <w:noProof/>
                <w:webHidden/>
              </w:rPr>
              <w:fldChar w:fldCharType="begin"/>
            </w:r>
            <w:r>
              <w:rPr>
                <w:noProof/>
                <w:webHidden/>
              </w:rPr>
              <w:instrText xml:space="preserve"> PAGEREF _Toc457201317 \h </w:instrText>
            </w:r>
            <w:r>
              <w:rPr>
                <w:noProof/>
                <w:webHidden/>
              </w:rPr>
            </w:r>
            <w:r>
              <w:rPr>
                <w:noProof/>
                <w:webHidden/>
              </w:rPr>
              <w:fldChar w:fldCharType="separate"/>
            </w:r>
            <w:r>
              <w:rPr>
                <w:noProof/>
                <w:webHidden/>
              </w:rPr>
              <w:t>5</w:t>
            </w:r>
            <w:r>
              <w:rPr>
                <w:noProof/>
                <w:webHidden/>
              </w:rPr>
              <w:fldChar w:fldCharType="end"/>
            </w:r>
          </w:hyperlink>
        </w:p>
        <w:p w14:paraId="27C7F5C0" w14:textId="77777777" w:rsidR="00147A16" w:rsidRDefault="00147A16">
          <w:pPr>
            <w:pStyle w:val="Verzeichnis2"/>
            <w:tabs>
              <w:tab w:val="right" w:leader="dot" w:pos="9062"/>
            </w:tabs>
            <w:rPr>
              <w:iCs w:val="0"/>
              <w:noProof/>
              <w:sz w:val="22"/>
              <w:szCs w:val="22"/>
              <w:lang w:val="de-AT" w:eastAsia="de-AT"/>
            </w:rPr>
          </w:pPr>
          <w:hyperlink w:anchor="_Toc457201318" w:history="1">
            <w:r w:rsidRPr="00CF18F1">
              <w:rPr>
                <w:rStyle w:val="Hyperlink"/>
                <w:noProof/>
              </w:rPr>
              <w:t>Purpose</w:t>
            </w:r>
            <w:r>
              <w:rPr>
                <w:noProof/>
                <w:webHidden/>
              </w:rPr>
              <w:tab/>
            </w:r>
            <w:r>
              <w:rPr>
                <w:noProof/>
                <w:webHidden/>
              </w:rPr>
              <w:fldChar w:fldCharType="begin"/>
            </w:r>
            <w:r>
              <w:rPr>
                <w:noProof/>
                <w:webHidden/>
              </w:rPr>
              <w:instrText xml:space="preserve"> PAGEREF _Toc457201318 \h </w:instrText>
            </w:r>
            <w:r>
              <w:rPr>
                <w:noProof/>
                <w:webHidden/>
              </w:rPr>
            </w:r>
            <w:r>
              <w:rPr>
                <w:noProof/>
                <w:webHidden/>
              </w:rPr>
              <w:fldChar w:fldCharType="separate"/>
            </w:r>
            <w:r>
              <w:rPr>
                <w:noProof/>
                <w:webHidden/>
              </w:rPr>
              <w:t>5</w:t>
            </w:r>
            <w:r>
              <w:rPr>
                <w:noProof/>
                <w:webHidden/>
              </w:rPr>
              <w:fldChar w:fldCharType="end"/>
            </w:r>
          </w:hyperlink>
        </w:p>
        <w:p w14:paraId="3D2B8FBB" w14:textId="77777777" w:rsidR="00147A16" w:rsidRDefault="00147A16">
          <w:pPr>
            <w:pStyle w:val="Verzeichnis2"/>
            <w:tabs>
              <w:tab w:val="right" w:leader="dot" w:pos="9062"/>
            </w:tabs>
            <w:rPr>
              <w:iCs w:val="0"/>
              <w:noProof/>
              <w:sz w:val="22"/>
              <w:szCs w:val="22"/>
              <w:lang w:val="de-AT" w:eastAsia="de-AT"/>
            </w:rPr>
          </w:pPr>
          <w:hyperlink w:anchor="_Toc457201319" w:history="1">
            <w:r w:rsidRPr="00CF18F1">
              <w:rPr>
                <w:rStyle w:val="Hyperlink"/>
                <w:noProof/>
              </w:rPr>
              <w:t>Scope</w:t>
            </w:r>
            <w:r>
              <w:rPr>
                <w:noProof/>
                <w:webHidden/>
              </w:rPr>
              <w:tab/>
            </w:r>
            <w:r>
              <w:rPr>
                <w:noProof/>
                <w:webHidden/>
              </w:rPr>
              <w:fldChar w:fldCharType="begin"/>
            </w:r>
            <w:r>
              <w:rPr>
                <w:noProof/>
                <w:webHidden/>
              </w:rPr>
              <w:instrText xml:space="preserve"> PAGEREF _Toc457201319 \h </w:instrText>
            </w:r>
            <w:r>
              <w:rPr>
                <w:noProof/>
                <w:webHidden/>
              </w:rPr>
            </w:r>
            <w:r>
              <w:rPr>
                <w:noProof/>
                <w:webHidden/>
              </w:rPr>
              <w:fldChar w:fldCharType="separate"/>
            </w:r>
            <w:r>
              <w:rPr>
                <w:noProof/>
                <w:webHidden/>
              </w:rPr>
              <w:t>5</w:t>
            </w:r>
            <w:r>
              <w:rPr>
                <w:noProof/>
                <w:webHidden/>
              </w:rPr>
              <w:fldChar w:fldCharType="end"/>
            </w:r>
          </w:hyperlink>
        </w:p>
        <w:p w14:paraId="4B35CFA0" w14:textId="77777777" w:rsidR="00147A16" w:rsidRDefault="00147A16">
          <w:pPr>
            <w:pStyle w:val="Verzeichnis1"/>
            <w:tabs>
              <w:tab w:val="right" w:leader="dot" w:pos="9062"/>
            </w:tabs>
            <w:rPr>
              <w:iCs w:val="0"/>
              <w:noProof/>
              <w:sz w:val="22"/>
              <w:szCs w:val="22"/>
              <w:lang w:val="de-AT" w:eastAsia="de-AT"/>
            </w:rPr>
          </w:pPr>
          <w:hyperlink w:anchor="_Toc457201320" w:history="1">
            <w:r w:rsidRPr="00CF18F1">
              <w:rPr>
                <w:rStyle w:val="Hyperlink"/>
                <w:noProof/>
              </w:rPr>
              <w:t>Overall description</w:t>
            </w:r>
            <w:r>
              <w:rPr>
                <w:noProof/>
                <w:webHidden/>
              </w:rPr>
              <w:tab/>
            </w:r>
            <w:r>
              <w:rPr>
                <w:noProof/>
                <w:webHidden/>
              </w:rPr>
              <w:fldChar w:fldCharType="begin"/>
            </w:r>
            <w:r>
              <w:rPr>
                <w:noProof/>
                <w:webHidden/>
              </w:rPr>
              <w:instrText xml:space="preserve"> PAGEREF _Toc457201320 \h </w:instrText>
            </w:r>
            <w:r>
              <w:rPr>
                <w:noProof/>
                <w:webHidden/>
              </w:rPr>
            </w:r>
            <w:r>
              <w:rPr>
                <w:noProof/>
                <w:webHidden/>
              </w:rPr>
              <w:fldChar w:fldCharType="separate"/>
            </w:r>
            <w:r>
              <w:rPr>
                <w:noProof/>
                <w:webHidden/>
              </w:rPr>
              <w:t>6</w:t>
            </w:r>
            <w:r>
              <w:rPr>
                <w:noProof/>
                <w:webHidden/>
              </w:rPr>
              <w:fldChar w:fldCharType="end"/>
            </w:r>
          </w:hyperlink>
        </w:p>
        <w:p w14:paraId="6A6B0D08" w14:textId="77777777" w:rsidR="00147A16" w:rsidRDefault="00147A16">
          <w:pPr>
            <w:pStyle w:val="Verzeichnis2"/>
            <w:tabs>
              <w:tab w:val="right" w:leader="dot" w:pos="9062"/>
            </w:tabs>
            <w:rPr>
              <w:iCs w:val="0"/>
              <w:noProof/>
              <w:sz w:val="22"/>
              <w:szCs w:val="22"/>
              <w:lang w:val="de-AT" w:eastAsia="de-AT"/>
            </w:rPr>
          </w:pPr>
          <w:hyperlink w:anchor="_Toc457201321" w:history="1">
            <w:r w:rsidRPr="00CF18F1">
              <w:rPr>
                <w:rStyle w:val="Hyperlink"/>
                <w:noProof/>
              </w:rPr>
              <w:t>Product perspective</w:t>
            </w:r>
            <w:r>
              <w:rPr>
                <w:noProof/>
                <w:webHidden/>
              </w:rPr>
              <w:tab/>
            </w:r>
            <w:r>
              <w:rPr>
                <w:noProof/>
                <w:webHidden/>
              </w:rPr>
              <w:fldChar w:fldCharType="begin"/>
            </w:r>
            <w:r>
              <w:rPr>
                <w:noProof/>
                <w:webHidden/>
              </w:rPr>
              <w:instrText xml:space="preserve"> PAGEREF _Toc457201321 \h </w:instrText>
            </w:r>
            <w:r>
              <w:rPr>
                <w:noProof/>
                <w:webHidden/>
              </w:rPr>
            </w:r>
            <w:r>
              <w:rPr>
                <w:noProof/>
                <w:webHidden/>
              </w:rPr>
              <w:fldChar w:fldCharType="separate"/>
            </w:r>
            <w:r>
              <w:rPr>
                <w:noProof/>
                <w:webHidden/>
              </w:rPr>
              <w:t>6</w:t>
            </w:r>
            <w:r>
              <w:rPr>
                <w:noProof/>
                <w:webHidden/>
              </w:rPr>
              <w:fldChar w:fldCharType="end"/>
            </w:r>
          </w:hyperlink>
        </w:p>
        <w:p w14:paraId="27DFD8EE" w14:textId="77777777" w:rsidR="00147A16" w:rsidRDefault="00147A16">
          <w:pPr>
            <w:pStyle w:val="Verzeichnis2"/>
            <w:tabs>
              <w:tab w:val="right" w:leader="dot" w:pos="9062"/>
            </w:tabs>
            <w:rPr>
              <w:iCs w:val="0"/>
              <w:noProof/>
              <w:sz w:val="22"/>
              <w:szCs w:val="22"/>
              <w:lang w:val="de-AT" w:eastAsia="de-AT"/>
            </w:rPr>
          </w:pPr>
          <w:hyperlink w:anchor="_Toc457201322" w:history="1">
            <w:r w:rsidRPr="00CF18F1">
              <w:rPr>
                <w:rStyle w:val="Hyperlink"/>
                <w:noProof/>
              </w:rPr>
              <w:t>Product functions</w:t>
            </w:r>
            <w:r>
              <w:rPr>
                <w:noProof/>
                <w:webHidden/>
              </w:rPr>
              <w:tab/>
            </w:r>
            <w:r>
              <w:rPr>
                <w:noProof/>
                <w:webHidden/>
              </w:rPr>
              <w:fldChar w:fldCharType="begin"/>
            </w:r>
            <w:r>
              <w:rPr>
                <w:noProof/>
                <w:webHidden/>
              </w:rPr>
              <w:instrText xml:space="preserve"> PAGEREF _Toc457201322 \h </w:instrText>
            </w:r>
            <w:r>
              <w:rPr>
                <w:noProof/>
                <w:webHidden/>
              </w:rPr>
            </w:r>
            <w:r>
              <w:rPr>
                <w:noProof/>
                <w:webHidden/>
              </w:rPr>
              <w:fldChar w:fldCharType="separate"/>
            </w:r>
            <w:r>
              <w:rPr>
                <w:noProof/>
                <w:webHidden/>
              </w:rPr>
              <w:t>6</w:t>
            </w:r>
            <w:r>
              <w:rPr>
                <w:noProof/>
                <w:webHidden/>
              </w:rPr>
              <w:fldChar w:fldCharType="end"/>
            </w:r>
          </w:hyperlink>
        </w:p>
        <w:p w14:paraId="5191E0F3" w14:textId="77777777" w:rsidR="00147A16" w:rsidRDefault="00147A16">
          <w:pPr>
            <w:pStyle w:val="Verzeichnis2"/>
            <w:tabs>
              <w:tab w:val="right" w:leader="dot" w:pos="9062"/>
            </w:tabs>
            <w:rPr>
              <w:iCs w:val="0"/>
              <w:noProof/>
              <w:sz w:val="22"/>
              <w:szCs w:val="22"/>
              <w:lang w:val="de-AT" w:eastAsia="de-AT"/>
            </w:rPr>
          </w:pPr>
          <w:hyperlink w:anchor="_Toc457201323" w:history="1">
            <w:r w:rsidRPr="00CF18F1">
              <w:rPr>
                <w:rStyle w:val="Hyperlink"/>
                <w:noProof/>
              </w:rPr>
              <w:t>User characteristics</w:t>
            </w:r>
            <w:r>
              <w:rPr>
                <w:noProof/>
                <w:webHidden/>
              </w:rPr>
              <w:tab/>
            </w:r>
            <w:r>
              <w:rPr>
                <w:noProof/>
                <w:webHidden/>
              </w:rPr>
              <w:fldChar w:fldCharType="begin"/>
            </w:r>
            <w:r>
              <w:rPr>
                <w:noProof/>
                <w:webHidden/>
              </w:rPr>
              <w:instrText xml:space="preserve"> PAGEREF _Toc457201323 \h </w:instrText>
            </w:r>
            <w:r>
              <w:rPr>
                <w:noProof/>
                <w:webHidden/>
              </w:rPr>
            </w:r>
            <w:r>
              <w:rPr>
                <w:noProof/>
                <w:webHidden/>
              </w:rPr>
              <w:fldChar w:fldCharType="separate"/>
            </w:r>
            <w:r>
              <w:rPr>
                <w:noProof/>
                <w:webHidden/>
              </w:rPr>
              <w:t>6</w:t>
            </w:r>
            <w:r>
              <w:rPr>
                <w:noProof/>
                <w:webHidden/>
              </w:rPr>
              <w:fldChar w:fldCharType="end"/>
            </w:r>
          </w:hyperlink>
        </w:p>
        <w:p w14:paraId="646FB6D9" w14:textId="77777777" w:rsidR="00147A16" w:rsidRDefault="00147A16">
          <w:pPr>
            <w:pStyle w:val="Verzeichnis1"/>
            <w:tabs>
              <w:tab w:val="right" w:leader="dot" w:pos="9062"/>
            </w:tabs>
            <w:rPr>
              <w:iCs w:val="0"/>
              <w:noProof/>
              <w:sz w:val="22"/>
              <w:szCs w:val="22"/>
              <w:lang w:val="de-AT" w:eastAsia="de-AT"/>
            </w:rPr>
          </w:pPr>
          <w:hyperlink w:anchor="_Toc457201324" w:history="1">
            <w:r w:rsidRPr="00CF18F1">
              <w:rPr>
                <w:rStyle w:val="Hyperlink"/>
                <w:noProof/>
              </w:rPr>
              <w:t>Requirements</w:t>
            </w:r>
            <w:r>
              <w:rPr>
                <w:noProof/>
                <w:webHidden/>
              </w:rPr>
              <w:tab/>
            </w:r>
            <w:r>
              <w:rPr>
                <w:noProof/>
                <w:webHidden/>
              </w:rPr>
              <w:fldChar w:fldCharType="begin"/>
            </w:r>
            <w:r>
              <w:rPr>
                <w:noProof/>
                <w:webHidden/>
              </w:rPr>
              <w:instrText xml:space="preserve"> PAGEREF _Toc457201324 \h </w:instrText>
            </w:r>
            <w:r>
              <w:rPr>
                <w:noProof/>
                <w:webHidden/>
              </w:rPr>
            </w:r>
            <w:r>
              <w:rPr>
                <w:noProof/>
                <w:webHidden/>
              </w:rPr>
              <w:fldChar w:fldCharType="separate"/>
            </w:r>
            <w:r>
              <w:rPr>
                <w:noProof/>
                <w:webHidden/>
              </w:rPr>
              <w:t>7</w:t>
            </w:r>
            <w:r>
              <w:rPr>
                <w:noProof/>
                <w:webHidden/>
              </w:rPr>
              <w:fldChar w:fldCharType="end"/>
            </w:r>
          </w:hyperlink>
        </w:p>
        <w:p w14:paraId="2CC6843E" w14:textId="77777777" w:rsidR="00147A16" w:rsidRDefault="00147A16">
          <w:pPr>
            <w:pStyle w:val="Verzeichnis2"/>
            <w:tabs>
              <w:tab w:val="right" w:leader="dot" w:pos="9062"/>
            </w:tabs>
            <w:rPr>
              <w:iCs w:val="0"/>
              <w:noProof/>
              <w:sz w:val="22"/>
              <w:szCs w:val="22"/>
              <w:lang w:val="de-AT" w:eastAsia="de-AT"/>
            </w:rPr>
          </w:pPr>
          <w:hyperlink w:anchor="_Toc457201325" w:history="1">
            <w:r w:rsidRPr="00CF18F1">
              <w:rPr>
                <w:rStyle w:val="Hyperlink"/>
                <w:noProof/>
              </w:rPr>
              <w:t>Functional requirements</w:t>
            </w:r>
            <w:r>
              <w:rPr>
                <w:noProof/>
                <w:webHidden/>
              </w:rPr>
              <w:tab/>
            </w:r>
            <w:r>
              <w:rPr>
                <w:noProof/>
                <w:webHidden/>
              </w:rPr>
              <w:fldChar w:fldCharType="begin"/>
            </w:r>
            <w:r>
              <w:rPr>
                <w:noProof/>
                <w:webHidden/>
              </w:rPr>
              <w:instrText xml:space="preserve"> PAGEREF _Toc457201325 \h </w:instrText>
            </w:r>
            <w:r>
              <w:rPr>
                <w:noProof/>
                <w:webHidden/>
              </w:rPr>
            </w:r>
            <w:r>
              <w:rPr>
                <w:noProof/>
                <w:webHidden/>
              </w:rPr>
              <w:fldChar w:fldCharType="separate"/>
            </w:r>
            <w:r>
              <w:rPr>
                <w:noProof/>
                <w:webHidden/>
              </w:rPr>
              <w:t>7</w:t>
            </w:r>
            <w:r>
              <w:rPr>
                <w:noProof/>
                <w:webHidden/>
              </w:rPr>
              <w:fldChar w:fldCharType="end"/>
            </w:r>
          </w:hyperlink>
        </w:p>
        <w:p w14:paraId="56CBF718" w14:textId="77777777" w:rsidR="00147A16" w:rsidRDefault="00147A16">
          <w:pPr>
            <w:pStyle w:val="Verzeichnis3"/>
            <w:tabs>
              <w:tab w:val="right" w:leader="dot" w:pos="9062"/>
            </w:tabs>
            <w:rPr>
              <w:iCs w:val="0"/>
              <w:noProof/>
              <w:sz w:val="22"/>
              <w:szCs w:val="22"/>
              <w:lang w:val="de-AT" w:eastAsia="de-AT"/>
            </w:rPr>
          </w:pPr>
          <w:hyperlink w:anchor="_Toc457201326" w:history="1">
            <w:r w:rsidRPr="00CF18F1">
              <w:rPr>
                <w:rStyle w:val="Hyperlink"/>
                <w:noProof/>
              </w:rPr>
              <w:t>General</w:t>
            </w:r>
            <w:r>
              <w:rPr>
                <w:noProof/>
                <w:webHidden/>
              </w:rPr>
              <w:tab/>
            </w:r>
            <w:r>
              <w:rPr>
                <w:noProof/>
                <w:webHidden/>
              </w:rPr>
              <w:fldChar w:fldCharType="begin"/>
            </w:r>
            <w:r>
              <w:rPr>
                <w:noProof/>
                <w:webHidden/>
              </w:rPr>
              <w:instrText xml:space="preserve"> PAGEREF _Toc457201326 \h </w:instrText>
            </w:r>
            <w:r>
              <w:rPr>
                <w:noProof/>
                <w:webHidden/>
              </w:rPr>
            </w:r>
            <w:r>
              <w:rPr>
                <w:noProof/>
                <w:webHidden/>
              </w:rPr>
              <w:fldChar w:fldCharType="separate"/>
            </w:r>
            <w:r>
              <w:rPr>
                <w:noProof/>
                <w:webHidden/>
              </w:rPr>
              <w:t>7</w:t>
            </w:r>
            <w:r>
              <w:rPr>
                <w:noProof/>
                <w:webHidden/>
              </w:rPr>
              <w:fldChar w:fldCharType="end"/>
            </w:r>
          </w:hyperlink>
        </w:p>
        <w:p w14:paraId="69D332E0" w14:textId="77777777" w:rsidR="00147A16" w:rsidRDefault="00147A16">
          <w:pPr>
            <w:pStyle w:val="Verzeichnis3"/>
            <w:tabs>
              <w:tab w:val="right" w:leader="dot" w:pos="9062"/>
            </w:tabs>
            <w:rPr>
              <w:iCs w:val="0"/>
              <w:noProof/>
              <w:sz w:val="22"/>
              <w:szCs w:val="22"/>
              <w:lang w:val="de-AT" w:eastAsia="de-AT"/>
            </w:rPr>
          </w:pPr>
          <w:hyperlink w:anchor="_Toc457201327" w:history="1">
            <w:r w:rsidRPr="00CF18F1">
              <w:rPr>
                <w:rStyle w:val="Hyperlink"/>
                <w:noProof/>
              </w:rPr>
              <w:t>Project</w:t>
            </w:r>
            <w:r>
              <w:rPr>
                <w:noProof/>
                <w:webHidden/>
              </w:rPr>
              <w:tab/>
            </w:r>
            <w:r>
              <w:rPr>
                <w:noProof/>
                <w:webHidden/>
              </w:rPr>
              <w:fldChar w:fldCharType="begin"/>
            </w:r>
            <w:r>
              <w:rPr>
                <w:noProof/>
                <w:webHidden/>
              </w:rPr>
              <w:instrText xml:space="preserve"> PAGEREF _Toc457201327 \h </w:instrText>
            </w:r>
            <w:r>
              <w:rPr>
                <w:noProof/>
                <w:webHidden/>
              </w:rPr>
            </w:r>
            <w:r>
              <w:rPr>
                <w:noProof/>
                <w:webHidden/>
              </w:rPr>
              <w:fldChar w:fldCharType="separate"/>
            </w:r>
            <w:r>
              <w:rPr>
                <w:noProof/>
                <w:webHidden/>
              </w:rPr>
              <w:t>7</w:t>
            </w:r>
            <w:r>
              <w:rPr>
                <w:noProof/>
                <w:webHidden/>
              </w:rPr>
              <w:fldChar w:fldCharType="end"/>
            </w:r>
          </w:hyperlink>
        </w:p>
        <w:p w14:paraId="6653AF70" w14:textId="77777777" w:rsidR="00147A16" w:rsidRDefault="00147A16">
          <w:pPr>
            <w:pStyle w:val="Verzeichnis2"/>
            <w:tabs>
              <w:tab w:val="right" w:leader="dot" w:pos="9062"/>
            </w:tabs>
            <w:rPr>
              <w:iCs w:val="0"/>
              <w:noProof/>
              <w:sz w:val="22"/>
              <w:szCs w:val="22"/>
              <w:lang w:val="de-AT" w:eastAsia="de-AT"/>
            </w:rPr>
          </w:pPr>
          <w:hyperlink w:anchor="_Toc457201328" w:history="1">
            <w:r w:rsidRPr="00CF18F1">
              <w:rPr>
                <w:rStyle w:val="Hyperlink"/>
                <w:noProof/>
              </w:rPr>
              <w:t>UI Requirements</w:t>
            </w:r>
            <w:r>
              <w:rPr>
                <w:noProof/>
                <w:webHidden/>
              </w:rPr>
              <w:tab/>
            </w:r>
            <w:r>
              <w:rPr>
                <w:noProof/>
                <w:webHidden/>
              </w:rPr>
              <w:fldChar w:fldCharType="begin"/>
            </w:r>
            <w:r>
              <w:rPr>
                <w:noProof/>
                <w:webHidden/>
              </w:rPr>
              <w:instrText xml:space="preserve"> PAGEREF _Toc457201328 \h </w:instrText>
            </w:r>
            <w:r>
              <w:rPr>
                <w:noProof/>
                <w:webHidden/>
              </w:rPr>
            </w:r>
            <w:r>
              <w:rPr>
                <w:noProof/>
                <w:webHidden/>
              </w:rPr>
              <w:fldChar w:fldCharType="separate"/>
            </w:r>
            <w:r>
              <w:rPr>
                <w:noProof/>
                <w:webHidden/>
              </w:rPr>
              <w:t>10</w:t>
            </w:r>
            <w:r>
              <w:rPr>
                <w:noProof/>
                <w:webHidden/>
              </w:rPr>
              <w:fldChar w:fldCharType="end"/>
            </w:r>
          </w:hyperlink>
        </w:p>
        <w:p w14:paraId="337E4364" w14:textId="77777777" w:rsidR="00147A16" w:rsidRDefault="00147A16">
          <w:pPr>
            <w:pStyle w:val="Verzeichnis3"/>
            <w:tabs>
              <w:tab w:val="right" w:leader="dot" w:pos="9062"/>
            </w:tabs>
            <w:rPr>
              <w:iCs w:val="0"/>
              <w:noProof/>
              <w:sz w:val="22"/>
              <w:szCs w:val="22"/>
              <w:lang w:val="de-AT" w:eastAsia="de-AT"/>
            </w:rPr>
          </w:pPr>
          <w:hyperlink w:anchor="_Toc457201329" w:history="1">
            <w:r w:rsidRPr="00CF18F1">
              <w:rPr>
                <w:rStyle w:val="Hyperlink"/>
                <w:noProof/>
              </w:rPr>
              <w:t>General</w:t>
            </w:r>
            <w:r>
              <w:rPr>
                <w:noProof/>
                <w:webHidden/>
              </w:rPr>
              <w:tab/>
            </w:r>
            <w:r>
              <w:rPr>
                <w:noProof/>
                <w:webHidden/>
              </w:rPr>
              <w:fldChar w:fldCharType="begin"/>
            </w:r>
            <w:r>
              <w:rPr>
                <w:noProof/>
                <w:webHidden/>
              </w:rPr>
              <w:instrText xml:space="preserve"> PAGEREF _Toc457201329 \h </w:instrText>
            </w:r>
            <w:r>
              <w:rPr>
                <w:noProof/>
                <w:webHidden/>
              </w:rPr>
            </w:r>
            <w:r>
              <w:rPr>
                <w:noProof/>
                <w:webHidden/>
              </w:rPr>
              <w:fldChar w:fldCharType="separate"/>
            </w:r>
            <w:r>
              <w:rPr>
                <w:noProof/>
                <w:webHidden/>
              </w:rPr>
              <w:t>10</w:t>
            </w:r>
            <w:r>
              <w:rPr>
                <w:noProof/>
                <w:webHidden/>
              </w:rPr>
              <w:fldChar w:fldCharType="end"/>
            </w:r>
          </w:hyperlink>
        </w:p>
        <w:p w14:paraId="0DEC15CB" w14:textId="77777777" w:rsidR="00147A16" w:rsidRDefault="00147A16">
          <w:pPr>
            <w:pStyle w:val="Verzeichnis3"/>
            <w:tabs>
              <w:tab w:val="right" w:leader="dot" w:pos="9062"/>
            </w:tabs>
            <w:rPr>
              <w:iCs w:val="0"/>
              <w:noProof/>
              <w:sz w:val="22"/>
              <w:szCs w:val="22"/>
              <w:lang w:val="de-AT" w:eastAsia="de-AT"/>
            </w:rPr>
          </w:pPr>
          <w:hyperlink w:anchor="_Toc457201330" w:history="1">
            <w:r w:rsidRPr="00CF18F1">
              <w:rPr>
                <w:rStyle w:val="Hyperlink"/>
                <w:noProof/>
              </w:rPr>
              <w:t>Application</w:t>
            </w:r>
            <w:r>
              <w:rPr>
                <w:noProof/>
                <w:webHidden/>
              </w:rPr>
              <w:tab/>
            </w:r>
            <w:r>
              <w:rPr>
                <w:noProof/>
                <w:webHidden/>
              </w:rPr>
              <w:fldChar w:fldCharType="begin"/>
            </w:r>
            <w:r>
              <w:rPr>
                <w:noProof/>
                <w:webHidden/>
              </w:rPr>
              <w:instrText xml:space="preserve"> PAGEREF _Toc457201330 \h </w:instrText>
            </w:r>
            <w:r>
              <w:rPr>
                <w:noProof/>
                <w:webHidden/>
              </w:rPr>
            </w:r>
            <w:r>
              <w:rPr>
                <w:noProof/>
                <w:webHidden/>
              </w:rPr>
              <w:fldChar w:fldCharType="separate"/>
            </w:r>
            <w:r>
              <w:rPr>
                <w:noProof/>
                <w:webHidden/>
              </w:rPr>
              <w:t>11</w:t>
            </w:r>
            <w:r>
              <w:rPr>
                <w:noProof/>
                <w:webHidden/>
              </w:rPr>
              <w:fldChar w:fldCharType="end"/>
            </w:r>
          </w:hyperlink>
        </w:p>
        <w:p w14:paraId="350CC4A5" w14:textId="77777777" w:rsidR="00147A16" w:rsidRDefault="00147A16">
          <w:pPr>
            <w:pStyle w:val="Verzeichnis3"/>
            <w:tabs>
              <w:tab w:val="right" w:leader="dot" w:pos="9062"/>
            </w:tabs>
            <w:rPr>
              <w:iCs w:val="0"/>
              <w:noProof/>
              <w:sz w:val="22"/>
              <w:szCs w:val="22"/>
              <w:lang w:val="de-AT" w:eastAsia="de-AT"/>
            </w:rPr>
          </w:pPr>
          <w:hyperlink w:anchor="_Toc457201331" w:history="1">
            <w:r w:rsidRPr="00CF18F1">
              <w:rPr>
                <w:rStyle w:val="Hyperlink"/>
                <w:noProof/>
              </w:rPr>
              <w:t>Project</w:t>
            </w:r>
            <w:r>
              <w:rPr>
                <w:noProof/>
                <w:webHidden/>
              </w:rPr>
              <w:tab/>
            </w:r>
            <w:r>
              <w:rPr>
                <w:noProof/>
                <w:webHidden/>
              </w:rPr>
              <w:fldChar w:fldCharType="begin"/>
            </w:r>
            <w:r>
              <w:rPr>
                <w:noProof/>
                <w:webHidden/>
              </w:rPr>
              <w:instrText xml:space="preserve"> PAGEREF _Toc457201331 \h </w:instrText>
            </w:r>
            <w:r>
              <w:rPr>
                <w:noProof/>
                <w:webHidden/>
              </w:rPr>
            </w:r>
            <w:r>
              <w:rPr>
                <w:noProof/>
                <w:webHidden/>
              </w:rPr>
              <w:fldChar w:fldCharType="separate"/>
            </w:r>
            <w:r>
              <w:rPr>
                <w:noProof/>
                <w:webHidden/>
              </w:rPr>
              <w:t>13</w:t>
            </w:r>
            <w:r>
              <w:rPr>
                <w:noProof/>
                <w:webHidden/>
              </w:rPr>
              <w:fldChar w:fldCharType="end"/>
            </w:r>
          </w:hyperlink>
        </w:p>
        <w:p w14:paraId="45E0B4C0" w14:textId="77777777" w:rsidR="00147A16" w:rsidRDefault="00147A16">
          <w:pPr>
            <w:pStyle w:val="Verzeichnis3"/>
            <w:tabs>
              <w:tab w:val="right" w:leader="dot" w:pos="9062"/>
            </w:tabs>
            <w:rPr>
              <w:iCs w:val="0"/>
              <w:noProof/>
              <w:sz w:val="22"/>
              <w:szCs w:val="22"/>
              <w:lang w:val="de-AT" w:eastAsia="de-AT"/>
            </w:rPr>
          </w:pPr>
          <w:hyperlink w:anchor="_Toc457201332" w:history="1">
            <w:r w:rsidRPr="00CF18F1">
              <w:rPr>
                <w:rStyle w:val="Hyperlink"/>
                <w:noProof/>
              </w:rPr>
              <w:t>File</w:t>
            </w:r>
            <w:r>
              <w:rPr>
                <w:noProof/>
                <w:webHidden/>
              </w:rPr>
              <w:tab/>
            </w:r>
            <w:r>
              <w:rPr>
                <w:noProof/>
                <w:webHidden/>
              </w:rPr>
              <w:fldChar w:fldCharType="begin"/>
            </w:r>
            <w:r>
              <w:rPr>
                <w:noProof/>
                <w:webHidden/>
              </w:rPr>
              <w:instrText xml:space="preserve"> PAGEREF _Toc457201332 \h </w:instrText>
            </w:r>
            <w:r>
              <w:rPr>
                <w:noProof/>
                <w:webHidden/>
              </w:rPr>
            </w:r>
            <w:r>
              <w:rPr>
                <w:noProof/>
                <w:webHidden/>
              </w:rPr>
              <w:fldChar w:fldCharType="separate"/>
            </w:r>
            <w:r>
              <w:rPr>
                <w:noProof/>
                <w:webHidden/>
              </w:rPr>
              <w:t>17</w:t>
            </w:r>
            <w:r>
              <w:rPr>
                <w:noProof/>
                <w:webHidden/>
              </w:rPr>
              <w:fldChar w:fldCharType="end"/>
            </w:r>
          </w:hyperlink>
        </w:p>
        <w:p w14:paraId="5882F62D" w14:textId="77777777" w:rsidR="00147A16" w:rsidRDefault="00147A16">
          <w:pPr>
            <w:pStyle w:val="Verzeichnis2"/>
            <w:tabs>
              <w:tab w:val="right" w:leader="dot" w:pos="9062"/>
            </w:tabs>
            <w:rPr>
              <w:iCs w:val="0"/>
              <w:noProof/>
              <w:sz w:val="22"/>
              <w:szCs w:val="22"/>
              <w:lang w:val="de-AT" w:eastAsia="de-AT"/>
            </w:rPr>
          </w:pPr>
          <w:hyperlink w:anchor="_Toc457201333" w:history="1">
            <w:r w:rsidRPr="00CF18F1">
              <w:rPr>
                <w:rStyle w:val="Hyperlink"/>
                <w:noProof/>
              </w:rPr>
              <w:t>Nonfunctional Requirements</w:t>
            </w:r>
            <w:r>
              <w:rPr>
                <w:noProof/>
                <w:webHidden/>
              </w:rPr>
              <w:tab/>
            </w:r>
            <w:r>
              <w:rPr>
                <w:noProof/>
                <w:webHidden/>
              </w:rPr>
              <w:fldChar w:fldCharType="begin"/>
            </w:r>
            <w:r>
              <w:rPr>
                <w:noProof/>
                <w:webHidden/>
              </w:rPr>
              <w:instrText xml:space="preserve"> PAGEREF _Toc457201333 \h </w:instrText>
            </w:r>
            <w:r>
              <w:rPr>
                <w:noProof/>
                <w:webHidden/>
              </w:rPr>
            </w:r>
            <w:r>
              <w:rPr>
                <w:noProof/>
                <w:webHidden/>
              </w:rPr>
              <w:fldChar w:fldCharType="separate"/>
            </w:r>
            <w:r>
              <w:rPr>
                <w:noProof/>
                <w:webHidden/>
              </w:rPr>
              <w:t>20</w:t>
            </w:r>
            <w:r>
              <w:rPr>
                <w:noProof/>
                <w:webHidden/>
              </w:rPr>
              <w:fldChar w:fldCharType="end"/>
            </w:r>
          </w:hyperlink>
        </w:p>
        <w:p w14:paraId="332B00AE" w14:textId="77777777" w:rsidR="00147A16" w:rsidRDefault="00147A16">
          <w:pPr>
            <w:pStyle w:val="Verzeichnis1"/>
            <w:tabs>
              <w:tab w:val="right" w:leader="dot" w:pos="9062"/>
            </w:tabs>
            <w:rPr>
              <w:iCs w:val="0"/>
              <w:noProof/>
              <w:sz w:val="22"/>
              <w:szCs w:val="22"/>
              <w:lang w:val="de-AT" w:eastAsia="de-AT"/>
            </w:rPr>
          </w:pPr>
          <w:hyperlink w:anchor="_Toc457201334" w:history="1">
            <w:r w:rsidRPr="00CF18F1">
              <w:rPr>
                <w:rStyle w:val="Hyperlink"/>
                <w:noProof/>
              </w:rPr>
              <w:t>Entities</w:t>
            </w:r>
            <w:r>
              <w:rPr>
                <w:noProof/>
                <w:webHidden/>
              </w:rPr>
              <w:tab/>
            </w:r>
            <w:r>
              <w:rPr>
                <w:noProof/>
                <w:webHidden/>
              </w:rPr>
              <w:fldChar w:fldCharType="begin"/>
            </w:r>
            <w:r>
              <w:rPr>
                <w:noProof/>
                <w:webHidden/>
              </w:rPr>
              <w:instrText xml:space="preserve"> PAGEREF _Toc457201334 \h </w:instrText>
            </w:r>
            <w:r>
              <w:rPr>
                <w:noProof/>
                <w:webHidden/>
              </w:rPr>
            </w:r>
            <w:r>
              <w:rPr>
                <w:noProof/>
                <w:webHidden/>
              </w:rPr>
              <w:fldChar w:fldCharType="separate"/>
            </w:r>
            <w:r>
              <w:rPr>
                <w:noProof/>
                <w:webHidden/>
              </w:rPr>
              <w:t>20</w:t>
            </w:r>
            <w:r>
              <w:rPr>
                <w:noProof/>
                <w:webHidden/>
              </w:rPr>
              <w:fldChar w:fldCharType="end"/>
            </w:r>
          </w:hyperlink>
        </w:p>
        <w:p w14:paraId="13C5CF02" w14:textId="77777777" w:rsidR="00147A16" w:rsidRDefault="00147A16">
          <w:pPr>
            <w:pStyle w:val="Verzeichnis3"/>
            <w:tabs>
              <w:tab w:val="right" w:leader="dot" w:pos="9062"/>
            </w:tabs>
            <w:rPr>
              <w:iCs w:val="0"/>
              <w:noProof/>
              <w:sz w:val="22"/>
              <w:szCs w:val="22"/>
              <w:lang w:val="de-AT" w:eastAsia="de-AT"/>
            </w:rPr>
          </w:pPr>
          <w:hyperlink w:anchor="_Toc457201335" w:history="1">
            <w:r w:rsidRPr="00CF18F1">
              <w:rPr>
                <w:rStyle w:val="Hyperlink"/>
                <w:noProof/>
              </w:rPr>
              <w:t>User</w:t>
            </w:r>
            <w:r>
              <w:rPr>
                <w:noProof/>
                <w:webHidden/>
              </w:rPr>
              <w:tab/>
            </w:r>
            <w:r>
              <w:rPr>
                <w:noProof/>
                <w:webHidden/>
              </w:rPr>
              <w:fldChar w:fldCharType="begin"/>
            </w:r>
            <w:r>
              <w:rPr>
                <w:noProof/>
                <w:webHidden/>
              </w:rPr>
              <w:instrText xml:space="preserve"> PAGEREF _Toc457201335 \h </w:instrText>
            </w:r>
            <w:r>
              <w:rPr>
                <w:noProof/>
                <w:webHidden/>
              </w:rPr>
            </w:r>
            <w:r>
              <w:rPr>
                <w:noProof/>
                <w:webHidden/>
              </w:rPr>
              <w:fldChar w:fldCharType="separate"/>
            </w:r>
            <w:r>
              <w:rPr>
                <w:noProof/>
                <w:webHidden/>
              </w:rPr>
              <w:t>20</w:t>
            </w:r>
            <w:r>
              <w:rPr>
                <w:noProof/>
                <w:webHidden/>
              </w:rPr>
              <w:fldChar w:fldCharType="end"/>
            </w:r>
          </w:hyperlink>
        </w:p>
        <w:p w14:paraId="26A33142" w14:textId="77777777" w:rsidR="00147A16" w:rsidRDefault="00147A16">
          <w:pPr>
            <w:pStyle w:val="Verzeichnis3"/>
            <w:tabs>
              <w:tab w:val="right" w:leader="dot" w:pos="9062"/>
            </w:tabs>
            <w:rPr>
              <w:iCs w:val="0"/>
              <w:noProof/>
              <w:sz w:val="22"/>
              <w:szCs w:val="22"/>
              <w:lang w:val="de-AT" w:eastAsia="de-AT"/>
            </w:rPr>
          </w:pPr>
          <w:hyperlink w:anchor="_Toc457201336" w:history="1">
            <w:r w:rsidRPr="00CF18F1">
              <w:rPr>
                <w:rStyle w:val="Hyperlink"/>
                <w:noProof/>
              </w:rPr>
              <w:t>Project</w:t>
            </w:r>
            <w:r>
              <w:rPr>
                <w:noProof/>
                <w:webHidden/>
              </w:rPr>
              <w:tab/>
            </w:r>
            <w:r>
              <w:rPr>
                <w:noProof/>
                <w:webHidden/>
              </w:rPr>
              <w:fldChar w:fldCharType="begin"/>
            </w:r>
            <w:r>
              <w:rPr>
                <w:noProof/>
                <w:webHidden/>
              </w:rPr>
              <w:instrText xml:space="preserve"> PAGEREF _Toc457201336 \h </w:instrText>
            </w:r>
            <w:r>
              <w:rPr>
                <w:noProof/>
                <w:webHidden/>
              </w:rPr>
            </w:r>
            <w:r>
              <w:rPr>
                <w:noProof/>
                <w:webHidden/>
              </w:rPr>
              <w:fldChar w:fldCharType="separate"/>
            </w:r>
            <w:r>
              <w:rPr>
                <w:noProof/>
                <w:webHidden/>
              </w:rPr>
              <w:t>20</w:t>
            </w:r>
            <w:r>
              <w:rPr>
                <w:noProof/>
                <w:webHidden/>
              </w:rPr>
              <w:fldChar w:fldCharType="end"/>
            </w:r>
          </w:hyperlink>
        </w:p>
        <w:p w14:paraId="5DA566EC" w14:textId="77777777" w:rsidR="00147A16" w:rsidRDefault="00147A16">
          <w:pPr>
            <w:pStyle w:val="Verzeichnis3"/>
            <w:tabs>
              <w:tab w:val="right" w:leader="dot" w:pos="9062"/>
            </w:tabs>
            <w:rPr>
              <w:iCs w:val="0"/>
              <w:noProof/>
              <w:sz w:val="22"/>
              <w:szCs w:val="22"/>
              <w:lang w:val="de-AT" w:eastAsia="de-AT"/>
            </w:rPr>
          </w:pPr>
          <w:hyperlink w:anchor="_Toc457201337" w:history="1">
            <w:r w:rsidRPr="00CF18F1">
              <w:rPr>
                <w:rStyle w:val="Hyperlink"/>
                <w:noProof/>
              </w:rPr>
              <w:t>Activity</w:t>
            </w:r>
            <w:r>
              <w:rPr>
                <w:noProof/>
                <w:webHidden/>
              </w:rPr>
              <w:tab/>
            </w:r>
            <w:r>
              <w:rPr>
                <w:noProof/>
                <w:webHidden/>
              </w:rPr>
              <w:fldChar w:fldCharType="begin"/>
            </w:r>
            <w:r>
              <w:rPr>
                <w:noProof/>
                <w:webHidden/>
              </w:rPr>
              <w:instrText xml:space="preserve"> PAGEREF _Toc457201337 \h </w:instrText>
            </w:r>
            <w:r>
              <w:rPr>
                <w:noProof/>
                <w:webHidden/>
              </w:rPr>
            </w:r>
            <w:r>
              <w:rPr>
                <w:noProof/>
                <w:webHidden/>
              </w:rPr>
              <w:fldChar w:fldCharType="separate"/>
            </w:r>
            <w:r>
              <w:rPr>
                <w:noProof/>
                <w:webHidden/>
              </w:rPr>
              <w:t>20</w:t>
            </w:r>
            <w:r>
              <w:rPr>
                <w:noProof/>
                <w:webHidden/>
              </w:rPr>
              <w:fldChar w:fldCharType="end"/>
            </w:r>
          </w:hyperlink>
        </w:p>
        <w:p w14:paraId="2D6A638C" w14:textId="77777777" w:rsidR="00147A16" w:rsidRDefault="00147A16">
          <w:pPr>
            <w:pStyle w:val="Verzeichnis3"/>
            <w:tabs>
              <w:tab w:val="right" w:leader="dot" w:pos="9062"/>
            </w:tabs>
            <w:rPr>
              <w:iCs w:val="0"/>
              <w:noProof/>
              <w:sz w:val="22"/>
              <w:szCs w:val="22"/>
              <w:lang w:val="de-AT" w:eastAsia="de-AT"/>
            </w:rPr>
          </w:pPr>
          <w:hyperlink w:anchor="_Toc457201338" w:history="1">
            <w:r w:rsidRPr="00CF18F1">
              <w:rPr>
                <w:rStyle w:val="Hyperlink"/>
                <w:noProof/>
              </w:rPr>
              <w:t>File</w:t>
            </w:r>
            <w:r>
              <w:rPr>
                <w:noProof/>
                <w:webHidden/>
              </w:rPr>
              <w:tab/>
            </w:r>
            <w:r>
              <w:rPr>
                <w:noProof/>
                <w:webHidden/>
              </w:rPr>
              <w:fldChar w:fldCharType="begin"/>
            </w:r>
            <w:r>
              <w:rPr>
                <w:noProof/>
                <w:webHidden/>
              </w:rPr>
              <w:instrText xml:space="preserve"> PAGEREF _Toc457201338 \h </w:instrText>
            </w:r>
            <w:r>
              <w:rPr>
                <w:noProof/>
                <w:webHidden/>
              </w:rPr>
            </w:r>
            <w:r>
              <w:rPr>
                <w:noProof/>
                <w:webHidden/>
              </w:rPr>
              <w:fldChar w:fldCharType="separate"/>
            </w:r>
            <w:r>
              <w:rPr>
                <w:noProof/>
                <w:webHidden/>
              </w:rPr>
              <w:t>20</w:t>
            </w:r>
            <w:r>
              <w:rPr>
                <w:noProof/>
                <w:webHidden/>
              </w:rPr>
              <w:fldChar w:fldCharType="end"/>
            </w:r>
          </w:hyperlink>
        </w:p>
        <w:p w14:paraId="6579B658" w14:textId="77777777" w:rsidR="00147A16" w:rsidRDefault="00147A16">
          <w:pPr>
            <w:pStyle w:val="Verzeichnis3"/>
            <w:tabs>
              <w:tab w:val="right" w:leader="dot" w:pos="9062"/>
            </w:tabs>
            <w:rPr>
              <w:iCs w:val="0"/>
              <w:noProof/>
              <w:sz w:val="22"/>
              <w:szCs w:val="22"/>
              <w:lang w:val="de-AT" w:eastAsia="de-AT"/>
            </w:rPr>
          </w:pPr>
          <w:hyperlink w:anchor="_Toc457201339" w:history="1">
            <w:r w:rsidRPr="00CF18F1">
              <w:rPr>
                <w:rStyle w:val="Hyperlink"/>
                <w:noProof/>
              </w:rPr>
              <w:t>Assumption</w:t>
            </w:r>
            <w:r>
              <w:rPr>
                <w:noProof/>
                <w:webHidden/>
              </w:rPr>
              <w:tab/>
            </w:r>
            <w:r>
              <w:rPr>
                <w:noProof/>
                <w:webHidden/>
              </w:rPr>
              <w:fldChar w:fldCharType="begin"/>
            </w:r>
            <w:r>
              <w:rPr>
                <w:noProof/>
                <w:webHidden/>
              </w:rPr>
              <w:instrText xml:space="preserve"> PAGEREF _Toc457201339 \h </w:instrText>
            </w:r>
            <w:r>
              <w:rPr>
                <w:noProof/>
                <w:webHidden/>
              </w:rPr>
            </w:r>
            <w:r>
              <w:rPr>
                <w:noProof/>
                <w:webHidden/>
              </w:rPr>
              <w:fldChar w:fldCharType="separate"/>
            </w:r>
            <w:r>
              <w:rPr>
                <w:noProof/>
                <w:webHidden/>
              </w:rPr>
              <w:t>21</w:t>
            </w:r>
            <w:r>
              <w:rPr>
                <w:noProof/>
                <w:webHidden/>
              </w:rPr>
              <w:fldChar w:fldCharType="end"/>
            </w:r>
          </w:hyperlink>
        </w:p>
        <w:p w14:paraId="09552890" w14:textId="77777777" w:rsidR="00147A16" w:rsidRDefault="00147A16">
          <w:pPr>
            <w:pStyle w:val="Verzeichnis3"/>
            <w:tabs>
              <w:tab w:val="right" w:leader="dot" w:pos="9062"/>
            </w:tabs>
            <w:rPr>
              <w:iCs w:val="0"/>
              <w:noProof/>
              <w:sz w:val="22"/>
              <w:szCs w:val="22"/>
              <w:lang w:val="de-AT" w:eastAsia="de-AT"/>
            </w:rPr>
          </w:pPr>
          <w:hyperlink w:anchor="_Toc457201340" w:history="1">
            <w:r w:rsidRPr="00CF18F1">
              <w:rPr>
                <w:rStyle w:val="Hyperlink"/>
                <w:noProof/>
              </w:rPr>
              <w:t>Metadata</w:t>
            </w:r>
            <w:r>
              <w:rPr>
                <w:noProof/>
                <w:webHidden/>
              </w:rPr>
              <w:tab/>
            </w:r>
            <w:r>
              <w:rPr>
                <w:noProof/>
                <w:webHidden/>
              </w:rPr>
              <w:fldChar w:fldCharType="begin"/>
            </w:r>
            <w:r>
              <w:rPr>
                <w:noProof/>
                <w:webHidden/>
              </w:rPr>
              <w:instrText xml:space="preserve"> PAGEREF _Toc457201340 \h </w:instrText>
            </w:r>
            <w:r>
              <w:rPr>
                <w:noProof/>
                <w:webHidden/>
              </w:rPr>
            </w:r>
            <w:r>
              <w:rPr>
                <w:noProof/>
                <w:webHidden/>
              </w:rPr>
              <w:fldChar w:fldCharType="separate"/>
            </w:r>
            <w:r>
              <w:rPr>
                <w:noProof/>
                <w:webHidden/>
              </w:rPr>
              <w:t>21</w:t>
            </w:r>
            <w:r>
              <w:rPr>
                <w:noProof/>
                <w:webHidden/>
              </w:rPr>
              <w:fldChar w:fldCharType="end"/>
            </w:r>
          </w:hyperlink>
        </w:p>
        <w:p w14:paraId="2301C094" w14:textId="77777777" w:rsidR="00147A16" w:rsidRDefault="00147A16">
          <w:pPr>
            <w:pStyle w:val="Verzeichnis3"/>
            <w:tabs>
              <w:tab w:val="right" w:leader="dot" w:pos="9062"/>
            </w:tabs>
            <w:rPr>
              <w:iCs w:val="0"/>
              <w:noProof/>
              <w:sz w:val="22"/>
              <w:szCs w:val="22"/>
              <w:lang w:val="de-AT" w:eastAsia="de-AT"/>
            </w:rPr>
          </w:pPr>
          <w:hyperlink w:anchor="_Toc457201341" w:history="1">
            <w:r w:rsidRPr="00CF18F1">
              <w:rPr>
                <w:rStyle w:val="Hyperlink"/>
                <w:noProof/>
              </w:rPr>
              <w:t>Decision</w:t>
            </w:r>
            <w:r>
              <w:rPr>
                <w:noProof/>
                <w:webHidden/>
              </w:rPr>
              <w:tab/>
            </w:r>
            <w:r>
              <w:rPr>
                <w:noProof/>
                <w:webHidden/>
              </w:rPr>
              <w:fldChar w:fldCharType="begin"/>
            </w:r>
            <w:r>
              <w:rPr>
                <w:noProof/>
                <w:webHidden/>
              </w:rPr>
              <w:instrText xml:space="preserve"> PAGEREF _Toc457201341 \h </w:instrText>
            </w:r>
            <w:r>
              <w:rPr>
                <w:noProof/>
                <w:webHidden/>
              </w:rPr>
            </w:r>
            <w:r>
              <w:rPr>
                <w:noProof/>
                <w:webHidden/>
              </w:rPr>
              <w:fldChar w:fldCharType="separate"/>
            </w:r>
            <w:r>
              <w:rPr>
                <w:noProof/>
                <w:webHidden/>
              </w:rPr>
              <w:t>21</w:t>
            </w:r>
            <w:r>
              <w:rPr>
                <w:noProof/>
                <w:webHidden/>
              </w:rPr>
              <w:fldChar w:fldCharType="end"/>
            </w:r>
          </w:hyperlink>
        </w:p>
        <w:p w14:paraId="1545C450" w14:textId="77777777" w:rsidR="00147A16" w:rsidRDefault="00147A16">
          <w:pPr>
            <w:pStyle w:val="Verzeichnis1"/>
            <w:tabs>
              <w:tab w:val="right" w:leader="dot" w:pos="9062"/>
            </w:tabs>
            <w:rPr>
              <w:iCs w:val="0"/>
              <w:noProof/>
              <w:sz w:val="22"/>
              <w:szCs w:val="22"/>
              <w:lang w:val="de-AT" w:eastAsia="de-AT"/>
            </w:rPr>
          </w:pPr>
          <w:hyperlink w:anchor="_Toc457201342" w:history="1">
            <w:r w:rsidRPr="00CF18F1">
              <w:rPr>
                <w:rStyle w:val="Hyperlink"/>
                <w:noProof/>
              </w:rPr>
              <w:t>Use Cases</w:t>
            </w:r>
            <w:r>
              <w:rPr>
                <w:noProof/>
                <w:webHidden/>
              </w:rPr>
              <w:tab/>
            </w:r>
            <w:r>
              <w:rPr>
                <w:noProof/>
                <w:webHidden/>
              </w:rPr>
              <w:fldChar w:fldCharType="begin"/>
            </w:r>
            <w:r>
              <w:rPr>
                <w:noProof/>
                <w:webHidden/>
              </w:rPr>
              <w:instrText xml:space="preserve"> PAGEREF _Toc457201342 \h </w:instrText>
            </w:r>
            <w:r>
              <w:rPr>
                <w:noProof/>
                <w:webHidden/>
              </w:rPr>
            </w:r>
            <w:r>
              <w:rPr>
                <w:noProof/>
                <w:webHidden/>
              </w:rPr>
              <w:fldChar w:fldCharType="separate"/>
            </w:r>
            <w:r>
              <w:rPr>
                <w:noProof/>
                <w:webHidden/>
              </w:rPr>
              <w:t>21</w:t>
            </w:r>
            <w:r>
              <w:rPr>
                <w:noProof/>
                <w:webHidden/>
              </w:rPr>
              <w:fldChar w:fldCharType="end"/>
            </w:r>
          </w:hyperlink>
        </w:p>
        <w:p w14:paraId="3088DCAC" w14:textId="77777777" w:rsidR="00147A16" w:rsidRDefault="00147A16">
          <w:pPr>
            <w:pStyle w:val="Verzeichnis2"/>
            <w:tabs>
              <w:tab w:val="right" w:leader="dot" w:pos="9062"/>
            </w:tabs>
            <w:rPr>
              <w:iCs w:val="0"/>
              <w:noProof/>
              <w:sz w:val="22"/>
              <w:szCs w:val="22"/>
              <w:lang w:val="de-AT" w:eastAsia="de-AT"/>
            </w:rPr>
          </w:pPr>
          <w:hyperlink w:anchor="_Toc457201343" w:history="1">
            <w:r w:rsidRPr="00CF18F1">
              <w:rPr>
                <w:rStyle w:val="Hyperlink"/>
                <w:noProof/>
              </w:rPr>
              <w:t>Actors / User roles</w:t>
            </w:r>
            <w:r>
              <w:rPr>
                <w:noProof/>
                <w:webHidden/>
              </w:rPr>
              <w:tab/>
            </w:r>
            <w:r>
              <w:rPr>
                <w:noProof/>
                <w:webHidden/>
              </w:rPr>
              <w:fldChar w:fldCharType="begin"/>
            </w:r>
            <w:r>
              <w:rPr>
                <w:noProof/>
                <w:webHidden/>
              </w:rPr>
              <w:instrText xml:space="preserve"> PAGEREF _Toc457201343 \h </w:instrText>
            </w:r>
            <w:r>
              <w:rPr>
                <w:noProof/>
                <w:webHidden/>
              </w:rPr>
            </w:r>
            <w:r>
              <w:rPr>
                <w:noProof/>
                <w:webHidden/>
              </w:rPr>
              <w:fldChar w:fldCharType="separate"/>
            </w:r>
            <w:r>
              <w:rPr>
                <w:noProof/>
                <w:webHidden/>
              </w:rPr>
              <w:t>21</w:t>
            </w:r>
            <w:r>
              <w:rPr>
                <w:noProof/>
                <w:webHidden/>
              </w:rPr>
              <w:fldChar w:fldCharType="end"/>
            </w:r>
          </w:hyperlink>
        </w:p>
        <w:p w14:paraId="0D868163" w14:textId="77777777" w:rsidR="00147A16" w:rsidRDefault="00147A16">
          <w:pPr>
            <w:pStyle w:val="Verzeichnis3"/>
            <w:tabs>
              <w:tab w:val="right" w:leader="dot" w:pos="9062"/>
            </w:tabs>
            <w:rPr>
              <w:iCs w:val="0"/>
              <w:noProof/>
              <w:sz w:val="22"/>
              <w:szCs w:val="22"/>
              <w:lang w:val="de-AT" w:eastAsia="de-AT"/>
            </w:rPr>
          </w:pPr>
          <w:hyperlink w:anchor="_Toc457201344" w:history="1">
            <w:r w:rsidRPr="00CF18F1">
              <w:rPr>
                <w:rStyle w:val="Hyperlink"/>
                <w:noProof/>
              </w:rPr>
              <w:t>Scientist</w:t>
            </w:r>
            <w:r>
              <w:rPr>
                <w:noProof/>
                <w:webHidden/>
              </w:rPr>
              <w:tab/>
            </w:r>
            <w:r>
              <w:rPr>
                <w:noProof/>
                <w:webHidden/>
              </w:rPr>
              <w:fldChar w:fldCharType="begin"/>
            </w:r>
            <w:r>
              <w:rPr>
                <w:noProof/>
                <w:webHidden/>
              </w:rPr>
              <w:instrText xml:space="preserve"> PAGEREF _Toc457201344 \h </w:instrText>
            </w:r>
            <w:r>
              <w:rPr>
                <w:noProof/>
                <w:webHidden/>
              </w:rPr>
            </w:r>
            <w:r>
              <w:rPr>
                <w:noProof/>
                <w:webHidden/>
              </w:rPr>
              <w:fldChar w:fldCharType="separate"/>
            </w:r>
            <w:r>
              <w:rPr>
                <w:noProof/>
                <w:webHidden/>
              </w:rPr>
              <w:t>22</w:t>
            </w:r>
            <w:r>
              <w:rPr>
                <w:noProof/>
                <w:webHidden/>
              </w:rPr>
              <w:fldChar w:fldCharType="end"/>
            </w:r>
          </w:hyperlink>
        </w:p>
        <w:p w14:paraId="7C1E70B4" w14:textId="77777777" w:rsidR="00147A16" w:rsidRDefault="00147A16">
          <w:pPr>
            <w:pStyle w:val="Verzeichnis3"/>
            <w:tabs>
              <w:tab w:val="right" w:leader="dot" w:pos="9062"/>
            </w:tabs>
            <w:rPr>
              <w:iCs w:val="0"/>
              <w:noProof/>
              <w:sz w:val="22"/>
              <w:szCs w:val="22"/>
              <w:lang w:val="de-AT" w:eastAsia="de-AT"/>
            </w:rPr>
          </w:pPr>
          <w:hyperlink w:anchor="_Toc457201345" w:history="1">
            <w:r w:rsidRPr="00CF18F1">
              <w:rPr>
                <w:rStyle w:val="Hyperlink"/>
                <w:noProof/>
              </w:rPr>
              <w:t>Manager</w:t>
            </w:r>
            <w:r>
              <w:rPr>
                <w:noProof/>
                <w:webHidden/>
              </w:rPr>
              <w:tab/>
            </w:r>
            <w:r>
              <w:rPr>
                <w:noProof/>
                <w:webHidden/>
              </w:rPr>
              <w:fldChar w:fldCharType="begin"/>
            </w:r>
            <w:r>
              <w:rPr>
                <w:noProof/>
                <w:webHidden/>
              </w:rPr>
              <w:instrText xml:space="preserve"> PAGEREF _Toc457201345 \h </w:instrText>
            </w:r>
            <w:r>
              <w:rPr>
                <w:noProof/>
                <w:webHidden/>
              </w:rPr>
            </w:r>
            <w:r>
              <w:rPr>
                <w:noProof/>
                <w:webHidden/>
              </w:rPr>
              <w:fldChar w:fldCharType="separate"/>
            </w:r>
            <w:r>
              <w:rPr>
                <w:noProof/>
                <w:webHidden/>
              </w:rPr>
              <w:t>22</w:t>
            </w:r>
            <w:r>
              <w:rPr>
                <w:noProof/>
                <w:webHidden/>
              </w:rPr>
              <w:fldChar w:fldCharType="end"/>
            </w:r>
          </w:hyperlink>
        </w:p>
        <w:p w14:paraId="36D69D02" w14:textId="77777777" w:rsidR="00147A16" w:rsidRDefault="00147A16">
          <w:pPr>
            <w:pStyle w:val="Verzeichnis3"/>
            <w:tabs>
              <w:tab w:val="right" w:leader="dot" w:pos="9062"/>
            </w:tabs>
            <w:rPr>
              <w:iCs w:val="0"/>
              <w:noProof/>
              <w:sz w:val="22"/>
              <w:szCs w:val="22"/>
              <w:lang w:val="de-AT" w:eastAsia="de-AT"/>
            </w:rPr>
          </w:pPr>
          <w:hyperlink w:anchor="_Toc457201346" w:history="1">
            <w:r w:rsidRPr="00CF18F1">
              <w:rPr>
                <w:rStyle w:val="Hyperlink"/>
                <w:noProof/>
              </w:rPr>
              <w:t>Reviewer</w:t>
            </w:r>
            <w:r>
              <w:rPr>
                <w:noProof/>
                <w:webHidden/>
              </w:rPr>
              <w:tab/>
            </w:r>
            <w:r>
              <w:rPr>
                <w:noProof/>
                <w:webHidden/>
              </w:rPr>
              <w:fldChar w:fldCharType="begin"/>
            </w:r>
            <w:r>
              <w:rPr>
                <w:noProof/>
                <w:webHidden/>
              </w:rPr>
              <w:instrText xml:space="preserve"> PAGEREF _Toc457201346 \h </w:instrText>
            </w:r>
            <w:r>
              <w:rPr>
                <w:noProof/>
                <w:webHidden/>
              </w:rPr>
            </w:r>
            <w:r>
              <w:rPr>
                <w:noProof/>
                <w:webHidden/>
              </w:rPr>
              <w:fldChar w:fldCharType="separate"/>
            </w:r>
            <w:r>
              <w:rPr>
                <w:noProof/>
                <w:webHidden/>
              </w:rPr>
              <w:t>22</w:t>
            </w:r>
            <w:r>
              <w:rPr>
                <w:noProof/>
                <w:webHidden/>
              </w:rPr>
              <w:fldChar w:fldCharType="end"/>
            </w:r>
          </w:hyperlink>
        </w:p>
        <w:p w14:paraId="625213B1" w14:textId="77777777" w:rsidR="00147A16" w:rsidRDefault="00147A16">
          <w:pPr>
            <w:pStyle w:val="Verzeichnis2"/>
            <w:tabs>
              <w:tab w:val="right" w:leader="dot" w:pos="9062"/>
            </w:tabs>
            <w:rPr>
              <w:iCs w:val="0"/>
              <w:noProof/>
              <w:sz w:val="22"/>
              <w:szCs w:val="22"/>
              <w:lang w:val="de-AT" w:eastAsia="de-AT"/>
            </w:rPr>
          </w:pPr>
          <w:hyperlink w:anchor="_Toc457201347" w:history="1">
            <w:r w:rsidRPr="00CF18F1">
              <w:rPr>
                <w:rStyle w:val="Hyperlink"/>
                <w:noProof/>
              </w:rPr>
              <w:t>UC1 – Login</w:t>
            </w:r>
            <w:r>
              <w:rPr>
                <w:noProof/>
                <w:webHidden/>
              </w:rPr>
              <w:tab/>
            </w:r>
            <w:r>
              <w:rPr>
                <w:noProof/>
                <w:webHidden/>
              </w:rPr>
              <w:fldChar w:fldCharType="begin"/>
            </w:r>
            <w:r>
              <w:rPr>
                <w:noProof/>
                <w:webHidden/>
              </w:rPr>
              <w:instrText xml:space="preserve"> PAGEREF _Toc457201347 \h </w:instrText>
            </w:r>
            <w:r>
              <w:rPr>
                <w:noProof/>
                <w:webHidden/>
              </w:rPr>
            </w:r>
            <w:r>
              <w:rPr>
                <w:noProof/>
                <w:webHidden/>
              </w:rPr>
              <w:fldChar w:fldCharType="separate"/>
            </w:r>
            <w:r>
              <w:rPr>
                <w:noProof/>
                <w:webHidden/>
              </w:rPr>
              <w:t>22</w:t>
            </w:r>
            <w:r>
              <w:rPr>
                <w:noProof/>
                <w:webHidden/>
              </w:rPr>
              <w:fldChar w:fldCharType="end"/>
            </w:r>
          </w:hyperlink>
        </w:p>
        <w:p w14:paraId="01CA4F76" w14:textId="77777777" w:rsidR="00147A16" w:rsidRDefault="00147A16">
          <w:pPr>
            <w:pStyle w:val="Verzeichnis2"/>
            <w:tabs>
              <w:tab w:val="right" w:leader="dot" w:pos="9062"/>
            </w:tabs>
            <w:rPr>
              <w:iCs w:val="0"/>
              <w:noProof/>
              <w:sz w:val="22"/>
              <w:szCs w:val="22"/>
              <w:lang w:val="de-AT" w:eastAsia="de-AT"/>
            </w:rPr>
          </w:pPr>
          <w:hyperlink w:anchor="_Toc457201348" w:history="1">
            <w:r w:rsidRPr="00CF18F1">
              <w:rPr>
                <w:rStyle w:val="Hyperlink"/>
                <w:noProof/>
              </w:rPr>
              <w:t>UC2 – Create a project</w:t>
            </w:r>
            <w:r>
              <w:rPr>
                <w:noProof/>
                <w:webHidden/>
              </w:rPr>
              <w:tab/>
            </w:r>
            <w:r>
              <w:rPr>
                <w:noProof/>
                <w:webHidden/>
              </w:rPr>
              <w:fldChar w:fldCharType="begin"/>
            </w:r>
            <w:r>
              <w:rPr>
                <w:noProof/>
                <w:webHidden/>
              </w:rPr>
              <w:instrText xml:space="preserve"> PAGEREF _Toc457201348 \h </w:instrText>
            </w:r>
            <w:r>
              <w:rPr>
                <w:noProof/>
                <w:webHidden/>
              </w:rPr>
            </w:r>
            <w:r>
              <w:rPr>
                <w:noProof/>
                <w:webHidden/>
              </w:rPr>
              <w:fldChar w:fldCharType="separate"/>
            </w:r>
            <w:r>
              <w:rPr>
                <w:noProof/>
                <w:webHidden/>
              </w:rPr>
              <w:t>22</w:t>
            </w:r>
            <w:r>
              <w:rPr>
                <w:noProof/>
                <w:webHidden/>
              </w:rPr>
              <w:fldChar w:fldCharType="end"/>
            </w:r>
          </w:hyperlink>
        </w:p>
        <w:p w14:paraId="49571365" w14:textId="77777777" w:rsidR="00147A16" w:rsidRDefault="00147A16">
          <w:pPr>
            <w:pStyle w:val="Verzeichnis2"/>
            <w:tabs>
              <w:tab w:val="right" w:leader="dot" w:pos="9062"/>
            </w:tabs>
            <w:rPr>
              <w:iCs w:val="0"/>
              <w:noProof/>
              <w:sz w:val="22"/>
              <w:szCs w:val="22"/>
              <w:lang w:val="de-AT" w:eastAsia="de-AT"/>
            </w:rPr>
          </w:pPr>
          <w:hyperlink w:anchor="_Toc457201349" w:history="1">
            <w:r w:rsidRPr="00CF18F1">
              <w:rPr>
                <w:rStyle w:val="Hyperlink"/>
                <w:noProof/>
              </w:rPr>
              <w:t>UC3– Show own projects</w:t>
            </w:r>
            <w:r>
              <w:rPr>
                <w:noProof/>
                <w:webHidden/>
              </w:rPr>
              <w:tab/>
            </w:r>
            <w:r>
              <w:rPr>
                <w:noProof/>
                <w:webHidden/>
              </w:rPr>
              <w:fldChar w:fldCharType="begin"/>
            </w:r>
            <w:r>
              <w:rPr>
                <w:noProof/>
                <w:webHidden/>
              </w:rPr>
              <w:instrText xml:space="preserve"> PAGEREF _Toc457201349 \h </w:instrText>
            </w:r>
            <w:r>
              <w:rPr>
                <w:noProof/>
                <w:webHidden/>
              </w:rPr>
            </w:r>
            <w:r>
              <w:rPr>
                <w:noProof/>
                <w:webHidden/>
              </w:rPr>
              <w:fldChar w:fldCharType="separate"/>
            </w:r>
            <w:r>
              <w:rPr>
                <w:noProof/>
                <w:webHidden/>
              </w:rPr>
              <w:t>22</w:t>
            </w:r>
            <w:r>
              <w:rPr>
                <w:noProof/>
                <w:webHidden/>
              </w:rPr>
              <w:fldChar w:fldCharType="end"/>
            </w:r>
          </w:hyperlink>
        </w:p>
        <w:p w14:paraId="2C8FE602" w14:textId="77777777" w:rsidR="00147A16" w:rsidRDefault="00147A16">
          <w:pPr>
            <w:pStyle w:val="Verzeichnis2"/>
            <w:tabs>
              <w:tab w:val="right" w:leader="dot" w:pos="9062"/>
            </w:tabs>
            <w:rPr>
              <w:iCs w:val="0"/>
              <w:noProof/>
              <w:sz w:val="22"/>
              <w:szCs w:val="22"/>
              <w:lang w:val="de-AT" w:eastAsia="de-AT"/>
            </w:rPr>
          </w:pPr>
          <w:hyperlink w:anchor="_Toc457201350" w:history="1">
            <w:r w:rsidRPr="00CF18F1">
              <w:rPr>
                <w:rStyle w:val="Hyperlink"/>
                <w:noProof/>
              </w:rPr>
              <w:t>UC4 – Edit a project</w:t>
            </w:r>
            <w:r>
              <w:rPr>
                <w:noProof/>
                <w:webHidden/>
              </w:rPr>
              <w:tab/>
            </w:r>
            <w:r>
              <w:rPr>
                <w:noProof/>
                <w:webHidden/>
              </w:rPr>
              <w:fldChar w:fldCharType="begin"/>
            </w:r>
            <w:r>
              <w:rPr>
                <w:noProof/>
                <w:webHidden/>
              </w:rPr>
              <w:instrText xml:space="preserve"> PAGEREF _Toc457201350 \h </w:instrText>
            </w:r>
            <w:r>
              <w:rPr>
                <w:noProof/>
                <w:webHidden/>
              </w:rPr>
            </w:r>
            <w:r>
              <w:rPr>
                <w:noProof/>
                <w:webHidden/>
              </w:rPr>
              <w:fldChar w:fldCharType="separate"/>
            </w:r>
            <w:r>
              <w:rPr>
                <w:noProof/>
                <w:webHidden/>
              </w:rPr>
              <w:t>23</w:t>
            </w:r>
            <w:r>
              <w:rPr>
                <w:noProof/>
                <w:webHidden/>
              </w:rPr>
              <w:fldChar w:fldCharType="end"/>
            </w:r>
          </w:hyperlink>
        </w:p>
        <w:p w14:paraId="27779CD1" w14:textId="77777777" w:rsidR="00147A16" w:rsidRDefault="00147A16">
          <w:pPr>
            <w:pStyle w:val="Verzeichnis2"/>
            <w:tabs>
              <w:tab w:val="right" w:leader="dot" w:pos="9062"/>
            </w:tabs>
            <w:rPr>
              <w:iCs w:val="0"/>
              <w:noProof/>
              <w:sz w:val="22"/>
              <w:szCs w:val="22"/>
              <w:lang w:val="de-AT" w:eastAsia="de-AT"/>
            </w:rPr>
          </w:pPr>
          <w:hyperlink w:anchor="_Toc457201351" w:history="1">
            <w:r w:rsidRPr="00CF18F1">
              <w:rPr>
                <w:rStyle w:val="Hyperlink"/>
                <w:noProof/>
              </w:rPr>
              <w:t>UC5 – Show projects by user</w:t>
            </w:r>
            <w:r>
              <w:rPr>
                <w:noProof/>
                <w:webHidden/>
              </w:rPr>
              <w:tab/>
            </w:r>
            <w:r>
              <w:rPr>
                <w:noProof/>
                <w:webHidden/>
              </w:rPr>
              <w:fldChar w:fldCharType="begin"/>
            </w:r>
            <w:r>
              <w:rPr>
                <w:noProof/>
                <w:webHidden/>
              </w:rPr>
              <w:instrText xml:space="preserve"> PAGEREF _Toc457201351 \h </w:instrText>
            </w:r>
            <w:r>
              <w:rPr>
                <w:noProof/>
                <w:webHidden/>
              </w:rPr>
            </w:r>
            <w:r>
              <w:rPr>
                <w:noProof/>
                <w:webHidden/>
              </w:rPr>
              <w:fldChar w:fldCharType="separate"/>
            </w:r>
            <w:r>
              <w:rPr>
                <w:noProof/>
                <w:webHidden/>
              </w:rPr>
              <w:t>23</w:t>
            </w:r>
            <w:r>
              <w:rPr>
                <w:noProof/>
                <w:webHidden/>
              </w:rPr>
              <w:fldChar w:fldCharType="end"/>
            </w:r>
          </w:hyperlink>
        </w:p>
        <w:p w14:paraId="32C7B958" w14:textId="77777777" w:rsidR="00147A16" w:rsidRDefault="00147A16">
          <w:pPr>
            <w:pStyle w:val="Verzeichnis2"/>
            <w:tabs>
              <w:tab w:val="right" w:leader="dot" w:pos="9062"/>
            </w:tabs>
            <w:rPr>
              <w:iCs w:val="0"/>
              <w:noProof/>
              <w:sz w:val="22"/>
              <w:szCs w:val="22"/>
              <w:lang w:val="de-AT" w:eastAsia="de-AT"/>
            </w:rPr>
          </w:pPr>
          <w:hyperlink w:anchor="_Toc457201352" w:history="1">
            <w:r w:rsidRPr="00CF18F1">
              <w:rPr>
                <w:rStyle w:val="Hyperlink"/>
                <w:noProof/>
              </w:rPr>
              <w:t>UC6 – Show projects to review</w:t>
            </w:r>
            <w:r>
              <w:rPr>
                <w:noProof/>
                <w:webHidden/>
              </w:rPr>
              <w:tab/>
            </w:r>
            <w:r>
              <w:rPr>
                <w:noProof/>
                <w:webHidden/>
              </w:rPr>
              <w:fldChar w:fldCharType="begin"/>
            </w:r>
            <w:r>
              <w:rPr>
                <w:noProof/>
                <w:webHidden/>
              </w:rPr>
              <w:instrText xml:space="preserve"> PAGEREF _Toc457201352 \h </w:instrText>
            </w:r>
            <w:r>
              <w:rPr>
                <w:noProof/>
                <w:webHidden/>
              </w:rPr>
            </w:r>
            <w:r>
              <w:rPr>
                <w:noProof/>
                <w:webHidden/>
              </w:rPr>
              <w:fldChar w:fldCharType="separate"/>
            </w:r>
            <w:r>
              <w:rPr>
                <w:noProof/>
                <w:webHidden/>
              </w:rPr>
              <w:t>24</w:t>
            </w:r>
            <w:r>
              <w:rPr>
                <w:noProof/>
                <w:webHidden/>
              </w:rPr>
              <w:fldChar w:fldCharType="end"/>
            </w:r>
          </w:hyperlink>
        </w:p>
        <w:p w14:paraId="331E4062" w14:textId="77777777" w:rsidR="00147A16" w:rsidRDefault="00147A16">
          <w:pPr>
            <w:pStyle w:val="Verzeichnis2"/>
            <w:tabs>
              <w:tab w:val="right" w:leader="dot" w:pos="9062"/>
            </w:tabs>
            <w:rPr>
              <w:iCs w:val="0"/>
              <w:noProof/>
              <w:sz w:val="22"/>
              <w:szCs w:val="22"/>
              <w:lang w:val="de-AT" w:eastAsia="de-AT"/>
            </w:rPr>
          </w:pPr>
          <w:hyperlink w:anchor="_Toc457201353" w:history="1">
            <w:r w:rsidRPr="00CF18F1">
              <w:rPr>
                <w:rStyle w:val="Hyperlink"/>
                <w:noProof/>
              </w:rPr>
              <w:t>UC7 – Open Project</w:t>
            </w:r>
            <w:r>
              <w:rPr>
                <w:noProof/>
                <w:webHidden/>
              </w:rPr>
              <w:tab/>
            </w:r>
            <w:r>
              <w:rPr>
                <w:noProof/>
                <w:webHidden/>
              </w:rPr>
              <w:fldChar w:fldCharType="begin"/>
            </w:r>
            <w:r>
              <w:rPr>
                <w:noProof/>
                <w:webHidden/>
              </w:rPr>
              <w:instrText xml:space="preserve"> PAGEREF _Toc457201353 \h </w:instrText>
            </w:r>
            <w:r>
              <w:rPr>
                <w:noProof/>
                <w:webHidden/>
              </w:rPr>
            </w:r>
            <w:r>
              <w:rPr>
                <w:noProof/>
                <w:webHidden/>
              </w:rPr>
              <w:fldChar w:fldCharType="separate"/>
            </w:r>
            <w:r>
              <w:rPr>
                <w:noProof/>
                <w:webHidden/>
              </w:rPr>
              <w:t>24</w:t>
            </w:r>
            <w:r>
              <w:rPr>
                <w:noProof/>
                <w:webHidden/>
              </w:rPr>
              <w:fldChar w:fldCharType="end"/>
            </w:r>
          </w:hyperlink>
        </w:p>
        <w:p w14:paraId="2A98BA28" w14:textId="77777777" w:rsidR="00147A16" w:rsidRDefault="00147A16">
          <w:pPr>
            <w:pStyle w:val="Verzeichnis2"/>
            <w:tabs>
              <w:tab w:val="right" w:leader="dot" w:pos="9062"/>
            </w:tabs>
            <w:rPr>
              <w:iCs w:val="0"/>
              <w:noProof/>
              <w:sz w:val="22"/>
              <w:szCs w:val="22"/>
              <w:lang w:val="de-AT" w:eastAsia="de-AT"/>
            </w:rPr>
          </w:pPr>
          <w:hyperlink w:anchor="_Toc457201354" w:history="1">
            <w:r w:rsidRPr="00CF18F1">
              <w:rPr>
                <w:rStyle w:val="Hyperlink"/>
                <w:noProof/>
              </w:rPr>
              <w:t>UC8 – Create Assumption</w:t>
            </w:r>
            <w:r>
              <w:rPr>
                <w:noProof/>
                <w:webHidden/>
              </w:rPr>
              <w:tab/>
            </w:r>
            <w:r>
              <w:rPr>
                <w:noProof/>
                <w:webHidden/>
              </w:rPr>
              <w:fldChar w:fldCharType="begin"/>
            </w:r>
            <w:r>
              <w:rPr>
                <w:noProof/>
                <w:webHidden/>
              </w:rPr>
              <w:instrText xml:space="preserve"> PAGEREF _Toc457201354 \h </w:instrText>
            </w:r>
            <w:r>
              <w:rPr>
                <w:noProof/>
                <w:webHidden/>
              </w:rPr>
            </w:r>
            <w:r>
              <w:rPr>
                <w:noProof/>
                <w:webHidden/>
              </w:rPr>
              <w:fldChar w:fldCharType="separate"/>
            </w:r>
            <w:r>
              <w:rPr>
                <w:noProof/>
                <w:webHidden/>
              </w:rPr>
              <w:t>24</w:t>
            </w:r>
            <w:r>
              <w:rPr>
                <w:noProof/>
                <w:webHidden/>
              </w:rPr>
              <w:fldChar w:fldCharType="end"/>
            </w:r>
          </w:hyperlink>
        </w:p>
        <w:p w14:paraId="402A601B" w14:textId="77777777" w:rsidR="00147A16" w:rsidRDefault="00147A16">
          <w:pPr>
            <w:pStyle w:val="Verzeichnis2"/>
            <w:tabs>
              <w:tab w:val="right" w:leader="dot" w:pos="9062"/>
            </w:tabs>
            <w:rPr>
              <w:iCs w:val="0"/>
              <w:noProof/>
              <w:sz w:val="22"/>
              <w:szCs w:val="22"/>
              <w:lang w:val="de-AT" w:eastAsia="de-AT"/>
            </w:rPr>
          </w:pPr>
          <w:hyperlink w:anchor="_Toc457201355" w:history="1">
            <w:r w:rsidRPr="00CF18F1">
              <w:rPr>
                <w:rStyle w:val="Hyperlink"/>
                <w:noProof/>
              </w:rPr>
              <w:t>UC9 – Modify Assumption</w:t>
            </w:r>
            <w:r>
              <w:rPr>
                <w:noProof/>
                <w:webHidden/>
              </w:rPr>
              <w:tab/>
            </w:r>
            <w:r>
              <w:rPr>
                <w:noProof/>
                <w:webHidden/>
              </w:rPr>
              <w:fldChar w:fldCharType="begin"/>
            </w:r>
            <w:r>
              <w:rPr>
                <w:noProof/>
                <w:webHidden/>
              </w:rPr>
              <w:instrText xml:space="preserve"> PAGEREF _Toc457201355 \h </w:instrText>
            </w:r>
            <w:r>
              <w:rPr>
                <w:noProof/>
                <w:webHidden/>
              </w:rPr>
            </w:r>
            <w:r>
              <w:rPr>
                <w:noProof/>
                <w:webHidden/>
              </w:rPr>
              <w:fldChar w:fldCharType="separate"/>
            </w:r>
            <w:r>
              <w:rPr>
                <w:noProof/>
                <w:webHidden/>
              </w:rPr>
              <w:t>25</w:t>
            </w:r>
            <w:r>
              <w:rPr>
                <w:noProof/>
                <w:webHidden/>
              </w:rPr>
              <w:fldChar w:fldCharType="end"/>
            </w:r>
          </w:hyperlink>
        </w:p>
        <w:p w14:paraId="34B5C1E7" w14:textId="77777777" w:rsidR="00147A16" w:rsidRDefault="00147A16">
          <w:pPr>
            <w:pStyle w:val="Verzeichnis2"/>
            <w:tabs>
              <w:tab w:val="right" w:leader="dot" w:pos="9062"/>
            </w:tabs>
            <w:rPr>
              <w:iCs w:val="0"/>
              <w:noProof/>
              <w:sz w:val="22"/>
              <w:szCs w:val="22"/>
              <w:lang w:val="de-AT" w:eastAsia="de-AT"/>
            </w:rPr>
          </w:pPr>
          <w:hyperlink w:anchor="_Toc457201356" w:history="1">
            <w:r w:rsidRPr="00CF18F1">
              <w:rPr>
                <w:rStyle w:val="Hyperlink"/>
                <w:noProof/>
              </w:rPr>
              <w:t>UC10 – Invalidate Assumption</w:t>
            </w:r>
            <w:r>
              <w:rPr>
                <w:noProof/>
                <w:webHidden/>
              </w:rPr>
              <w:tab/>
            </w:r>
            <w:r>
              <w:rPr>
                <w:noProof/>
                <w:webHidden/>
              </w:rPr>
              <w:fldChar w:fldCharType="begin"/>
            </w:r>
            <w:r>
              <w:rPr>
                <w:noProof/>
                <w:webHidden/>
              </w:rPr>
              <w:instrText xml:space="preserve"> PAGEREF _Toc457201356 \h </w:instrText>
            </w:r>
            <w:r>
              <w:rPr>
                <w:noProof/>
                <w:webHidden/>
              </w:rPr>
            </w:r>
            <w:r>
              <w:rPr>
                <w:noProof/>
                <w:webHidden/>
              </w:rPr>
              <w:fldChar w:fldCharType="separate"/>
            </w:r>
            <w:r>
              <w:rPr>
                <w:noProof/>
                <w:webHidden/>
              </w:rPr>
              <w:t>25</w:t>
            </w:r>
            <w:r>
              <w:rPr>
                <w:noProof/>
                <w:webHidden/>
              </w:rPr>
              <w:fldChar w:fldCharType="end"/>
            </w:r>
          </w:hyperlink>
        </w:p>
        <w:p w14:paraId="3BDC8972" w14:textId="77777777" w:rsidR="00147A16" w:rsidRDefault="00147A16">
          <w:pPr>
            <w:pStyle w:val="Verzeichnis2"/>
            <w:tabs>
              <w:tab w:val="right" w:leader="dot" w:pos="9062"/>
            </w:tabs>
            <w:rPr>
              <w:iCs w:val="0"/>
              <w:noProof/>
              <w:sz w:val="22"/>
              <w:szCs w:val="22"/>
              <w:lang w:val="de-AT" w:eastAsia="de-AT"/>
            </w:rPr>
          </w:pPr>
          <w:hyperlink w:anchor="_Toc457201357" w:history="1">
            <w:r w:rsidRPr="00CF18F1">
              <w:rPr>
                <w:rStyle w:val="Hyperlink"/>
                <w:noProof/>
              </w:rPr>
              <w:t>UC11– Create Decision</w:t>
            </w:r>
            <w:r>
              <w:rPr>
                <w:noProof/>
                <w:webHidden/>
              </w:rPr>
              <w:tab/>
            </w:r>
            <w:r>
              <w:rPr>
                <w:noProof/>
                <w:webHidden/>
              </w:rPr>
              <w:fldChar w:fldCharType="begin"/>
            </w:r>
            <w:r>
              <w:rPr>
                <w:noProof/>
                <w:webHidden/>
              </w:rPr>
              <w:instrText xml:space="preserve"> PAGEREF _Toc457201357 \h </w:instrText>
            </w:r>
            <w:r>
              <w:rPr>
                <w:noProof/>
                <w:webHidden/>
              </w:rPr>
            </w:r>
            <w:r>
              <w:rPr>
                <w:noProof/>
                <w:webHidden/>
              </w:rPr>
              <w:fldChar w:fldCharType="separate"/>
            </w:r>
            <w:r>
              <w:rPr>
                <w:noProof/>
                <w:webHidden/>
              </w:rPr>
              <w:t>25</w:t>
            </w:r>
            <w:r>
              <w:rPr>
                <w:noProof/>
                <w:webHidden/>
              </w:rPr>
              <w:fldChar w:fldCharType="end"/>
            </w:r>
          </w:hyperlink>
        </w:p>
        <w:p w14:paraId="16919BAE" w14:textId="77777777" w:rsidR="00147A16" w:rsidRDefault="00147A16">
          <w:pPr>
            <w:pStyle w:val="Verzeichnis2"/>
            <w:tabs>
              <w:tab w:val="right" w:leader="dot" w:pos="9062"/>
            </w:tabs>
            <w:rPr>
              <w:iCs w:val="0"/>
              <w:noProof/>
              <w:sz w:val="22"/>
              <w:szCs w:val="22"/>
              <w:lang w:val="de-AT" w:eastAsia="de-AT"/>
            </w:rPr>
          </w:pPr>
          <w:hyperlink w:anchor="_Toc457201358" w:history="1">
            <w:r w:rsidRPr="00CF18F1">
              <w:rPr>
                <w:rStyle w:val="Hyperlink"/>
                <w:noProof/>
              </w:rPr>
              <w:t>UC12– Modify Decision</w:t>
            </w:r>
            <w:r>
              <w:rPr>
                <w:noProof/>
                <w:webHidden/>
              </w:rPr>
              <w:tab/>
            </w:r>
            <w:r>
              <w:rPr>
                <w:noProof/>
                <w:webHidden/>
              </w:rPr>
              <w:fldChar w:fldCharType="begin"/>
            </w:r>
            <w:r>
              <w:rPr>
                <w:noProof/>
                <w:webHidden/>
              </w:rPr>
              <w:instrText xml:space="preserve"> PAGEREF _Toc457201358 \h </w:instrText>
            </w:r>
            <w:r>
              <w:rPr>
                <w:noProof/>
                <w:webHidden/>
              </w:rPr>
            </w:r>
            <w:r>
              <w:rPr>
                <w:noProof/>
                <w:webHidden/>
              </w:rPr>
              <w:fldChar w:fldCharType="separate"/>
            </w:r>
            <w:r>
              <w:rPr>
                <w:noProof/>
                <w:webHidden/>
              </w:rPr>
              <w:t>26</w:t>
            </w:r>
            <w:r>
              <w:rPr>
                <w:noProof/>
                <w:webHidden/>
              </w:rPr>
              <w:fldChar w:fldCharType="end"/>
            </w:r>
          </w:hyperlink>
        </w:p>
        <w:p w14:paraId="6B0E1DB4" w14:textId="77777777" w:rsidR="00147A16" w:rsidRDefault="00147A16">
          <w:pPr>
            <w:pStyle w:val="Verzeichnis2"/>
            <w:tabs>
              <w:tab w:val="right" w:leader="dot" w:pos="9062"/>
            </w:tabs>
            <w:rPr>
              <w:iCs w:val="0"/>
              <w:noProof/>
              <w:sz w:val="22"/>
              <w:szCs w:val="22"/>
              <w:lang w:val="de-AT" w:eastAsia="de-AT"/>
            </w:rPr>
          </w:pPr>
          <w:hyperlink w:anchor="_Toc457201359" w:history="1">
            <w:r w:rsidRPr="00CF18F1">
              <w:rPr>
                <w:rStyle w:val="Hyperlink"/>
                <w:noProof/>
              </w:rPr>
              <w:t>UC13 – Invalidate Decision</w:t>
            </w:r>
            <w:r>
              <w:rPr>
                <w:noProof/>
                <w:webHidden/>
              </w:rPr>
              <w:tab/>
            </w:r>
            <w:r>
              <w:rPr>
                <w:noProof/>
                <w:webHidden/>
              </w:rPr>
              <w:fldChar w:fldCharType="begin"/>
            </w:r>
            <w:r>
              <w:rPr>
                <w:noProof/>
                <w:webHidden/>
              </w:rPr>
              <w:instrText xml:space="preserve"> PAGEREF _Toc457201359 \h </w:instrText>
            </w:r>
            <w:r>
              <w:rPr>
                <w:noProof/>
                <w:webHidden/>
              </w:rPr>
            </w:r>
            <w:r>
              <w:rPr>
                <w:noProof/>
                <w:webHidden/>
              </w:rPr>
              <w:fldChar w:fldCharType="separate"/>
            </w:r>
            <w:r>
              <w:rPr>
                <w:noProof/>
                <w:webHidden/>
              </w:rPr>
              <w:t>26</w:t>
            </w:r>
            <w:r>
              <w:rPr>
                <w:noProof/>
                <w:webHidden/>
              </w:rPr>
              <w:fldChar w:fldCharType="end"/>
            </w:r>
          </w:hyperlink>
        </w:p>
        <w:p w14:paraId="179664C6" w14:textId="77777777" w:rsidR="00147A16" w:rsidRDefault="00147A16">
          <w:pPr>
            <w:pStyle w:val="Verzeichnis2"/>
            <w:tabs>
              <w:tab w:val="right" w:leader="dot" w:pos="9062"/>
            </w:tabs>
            <w:rPr>
              <w:iCs w:val="0"/>
              <w:noProof/>
              <w:sz w:val="22"/>
              <w:szCs w:val="22"/>
              <w:lang w:val="de-AT" w:eastAsia="de-AT"/>
            </w:rPr>
          </w:pPr>
          <w:hyperlink w:anchor="_Toc457201360" w:history="1">
            <w:r w:rsidRPr="00CF18F1">
              <w:rPr>
                <w:rStyle w:val="Hyperlink"/>
                <w:noProof/>
              </w:rPr>
              <w:t>UC14 – Show file content</w:t>
            </w:r>
            <w:r>
              <w:rPr>
                <w:noProof/>
                <w:webHidden/>
              </w:rPr>
              <w:tab/>
            </w:r>
            <w:r>
              <w:rPr>
                <w:noProof/>
                <w:webHidden/>
              </w:rPr>
              <w:fldChar w:fldCharType="begin"/>
            </w:r>
            <w:r>
              <w:rPr>
                <w:noProof/>
                <w:webHidden/>
              </w:rPr>
              <w:instrText xml:space="preserve"> PAGEREF _Toc457201360 \h </w:instrText>
            </w:r>
            <w:r>
              <w:rPr>
                <w:noProof/>
                <w:webHidden/>
              </w:rPr>
            </w:r>
            <w:r>
              <w:rPr>
                <w:noProof/>
                <w:webHidden/>
              </w:rPr>
              <w:fldChar w:fldCharType="separate"/>
            </w:r>
            <w:r>
              <w:rPr>
                <w:noProof/>
                <w:webHidden/>
              </w:rPr>
              <w:t>26</w:t>
            </w:r>
            <w:r>
              <w:rPr>
                <w:noProof/>
                <w:webHidden/>
              </w:rPr>
              <w:fldChar w:fldCharType="end"/>
            </w:r>
          </w:hyperlink>
        </w:p>
        <w:p w14:paraId="7FA4C66F" w14:textId="77777777" w:rsidR="00147A16" w:rsidRDefault="00147A16">
          <w:pPr>
            <w:pStyle w:val="Verzeichnis2"/>
            <w:tabs>
              <w:tab w:val="right" w:leader="dot" w:pos="9062"/>
            </w:tabs>
            <w:rPr>
              <w:iCs w:val="0"/>
              <w:noProof/>
              <w:sz w:val="22"/>
              <w:szCs w:val="22"/>
              <w:lang w:val="de-AT" w:eastAsia="de-AT"/>
            </w:rPr>
          </w:pPr>
          <w:hyperlink w:anchor="_Toc457201361" w:history="1">
            <w:r w:rsidRPr="00CF18F1">
              <w:rPr>
                <w:rStyle w:val="Hyperlink"/>
                <w:noProof/>
              </w:rPr>
              <w:t xml:space="preserve">UC15 – Tag a Model </w:t>
            </w:r>
            <w:r>
              <w:rPr>
                <w:noProof/>
                <w:webHidden/>
              </w:rPr>
              <w:tab/>
            </w:r>
            <w:r>
              <w:rPr>
                <w:noProof/>
                <w:webHidden/>
              </w:rPr>
              <w:fldChar w:fldCharType="begin"/>
            </w:r>
            <w:r>
              <w:rPr>
                <w:noProof/>
                <w:webHidden/>
              </w:rPr>
              <w:instrText xml:space="preserve"> PAGEREF _Toc457201361 \h </w:instrText>
            </w:r>
            <w:r>
              <w:rPr>
                <w:noProof/>
                <w:webHidden/>
              </w:rPr>
            </w:r>
            <w:r>
              <w:rPr>
                <w:noProof/>
                <w:webHidden/>
              </w:rPr>
              <w:fldChar w:fldCharType="separate"/>
            </w:r>
            <w:r>
              <w:rPr>
                <w:noProof/>
                <w:webHidden/>
              </w:rPr>
              <w:t>27</w:t>
            </w:r>
            <w:r>
              <w:rPr>
                <w:noProof/>
                <w:webHidden/>
              </w:rPr>
              <w:fldChar w:fldCharType="end"/>
            </w:r>
          </w:hyperlink>
        </w:p>
        <w:p w14:paraId="6F5D8D9A" w14:textId="77777777" w:rsidR="00147A16" w:rsidRDefault="00147A16">
          <w:pPr>
            <w:pStyle w:val="Verzeichnis2"/>
            <w:tabs>
              <w:tab w:val="right" w:leader="dot" w:pos="9062"/>
            </w:tabs>
            <w:rPr>
              <w:iCs w:val="0"/>
              <w:noProof/>
              <w:sz w:val="22"/>
              <w:szCs w:val="22"/>
              <w:lang w:val="de-AT" w:eastAsia="de-AT"/>
            </w:rPr>
          </w:pPr>
          <w:hyperlink w:anchor="_Toc457201362" w:history="1">
            <w:r w:rsidRPr="00CF18F1">
              <w:rPr>
                <w:rStyle w:val="Hyperlink"/>
                <w:noProof/>
              </w:rPr>
              <w:t>UC16 – Remove tag from a model</w:t>
            </w:r>
            <w:r>
              <w:rPr>
                <w:noProof/>
                <w:webHidden/>
              </w:rPr>
              <w:tab/>
            </w:r>
            <w:r>
              <w:rPr>
                <w:noProof/>
                <w:webHidden/>
              </w:rPr>
              <w:fldChar w:fldCharType="begin"/>
            </w:r>
            <w:r>
              <w:rPr>
                <w:noProof/>
                <w:webHidden/>
              </w:rPr>
              <w:instrText xml:space="preserve"> PAGEREF _Toc457201362 \h </w:instrText>
            </w:r>
            <w:r>
              <w:rPr>
                <w:noProof/>
                <w:webHidden/>
              </w:rPr>
            </w:r>
            <w:r>
              <w:rPr>
                <w:noProof/>
                <w:webHidden/>
              </w:rPr>
              <w:fldChar w:fldCharType="separate"/>
            </w:r>
            <w:r>
              <w:rPr>
                <w:noProof/>
                <w:webHidden/>
              </w:rPr>
              <w:t>27</w:t>
            </w:r>
            <w:r>
              <w:rPr>
                <w:noProof/>
                <w:webHidden/>
              </w:rPr>
              <w:fldChar w:fldCharType="end"/>
            </w:r>
          </w:hyperlink>
        </w:p>
        <w:p w14:paraId="730E41C1" w14:textId="77777777" w:rsidR="00147A16" w:rsidRDefault="00147A16">
          <w:pPr>
            <w:pStyle w:val="Verzeichnis2"/>
            <w:tabs>
              <w:tab w:val="right" w:leader="dot" w:pos="9062"/>
            </w:tabs>
            <w:rPr>
              <w:iCs w:val="0"/>
              <w:noProof/>
              <w:sz w:val="22"/>
              <w:szCs w:val="22"/>
              <w:lang w:val="de-AT" w:eastAsia="de-AT"/>
            </w:rPr>
          </w:pPr>
          <w:hyperlink w:anchor="_Toc457201363" w:history="1">
            <w:r w:rsidRPr="00CF18F1">
              <w:rPr>
                <w:rStyle w:val="Hyperlink"/>
                <w:noProof/>
              </w:rPr>
              <w:t>UC17 – Set QC Flag</w:t>
            </w:r>
            <w:r>
              <w:rPr>
                <w:noProof/>
                <w:webHidden/>
              </w:rPr>
              <w:tab/>
            </w:r>
            <w:r>
              <w:rPr>
                <w:noProof/>
                <w:webHidden/>
              </w:rPr>
              <w:fldChar w:fldCharType="begin"/>
            </w:r>
            <w:r>
              <w:rPr>
                <w:noProof/>
                <w:webHidden/>
              </w:rPr>
              <w:instrText xml:space="preserve"> PAGEREF _Toc457201363 \h </w:instrText>
            </w:r>
            <w:r>
              <w:rPr>
                <w:noProof/>
                <w:webHidden/>
              </w:rPr>
            </w:r>
            <w:r>
              <w:rPr>
                <w:noProof/>
                <w:webHidden/>
              </w:rPr>
              <w:fldChar w:fldCharType="separate"/>
            </w:r>
            <w:r>
              <w:rPr>
                <w:noProof/>
                <w:webHidden/>
              </w:rPr>
              <w:t>27</w:t>
            </w:r>
            <w:r>
              <w:rPr>
                <w:noProof/>
                <w:webHidden/>
              </w:rPr>
              <w:fldChar w:fldCharType="end"/>
            </w:r>
          </w:hyperlink>
        </w:p>
        <w:p w14:paraId="04FD9037" w14:textId="77777777" w:rsidR="00147A16" w:rsidRDefault="00147A16">
          <w:pPr>
            <w:pStyle w:val="Verzeichnis2"/>
            <w:tabs>
              <w:tab w:val="right" w:leader="dot" w:pos="9062"/>
            </w:tabs>
            <w:rPr>
              <w:iCs w:val="0"/>
              <w:noProof/>
              <w:sz w:val="22"/>
              <w:szCs w:val="22"/>
              <w:lang w:val="de-AT" w:eastAsia="de-AT"/>
            </w:rPr>
          </w:pPr>
          <w:hyperlink w:anchor="_Toc457201364" w:history="1">
            <w:r w:rsidRPr="00CF18F1">
              <w:rPr>
                <w:rStyle w:val="Hyperlink"/>
                <w:noProof/>
              </w:rPr>
              <w:t>UC18 – Export Project</w:t>
            </w:r>
            <w:r>
              <w:rPr>
                <w:noProof/>
                <w:webHidden/>
              </w:rPr>
              <w:tab/>
            </w:r>
            <w:r>
              <w:rPr>
                <w:noProof/>
                <w:webHidden/>
              </w:rPr>
              <w:fldChar w:fldCharType="begin"/>
            </w:r>
            <w:r>
              <w:rPr>
                <w:noProof/>
                <w:webHidden/>
              </w:rPr>
              <w:instrText xml:space="preserve"> PAGEREF _Toc457201364 \h </w:instrText>
            </w:r>
            <w:r>
              <w:rPr>
                <w:noProof/>
                <w:webHidden/>
              </w:rPr>
            </w:r>
            <w:r>
              <w:rPr>
                <w:noProof/>
                <w:webHidden/>
              </w:rPr>
              <w:fldChar w:fldCharType="separate"/>
            </w:r>
            <w:r>
              <w:rPr>
                <w:noProof/>
                <w:webHidden/>
              </w:rPr>
              <w:t>27</w:t>
            </w:r>
            <w:r>
              <w:rPr>
                <w:noProof/>
                <w:webHidden/>
              </w:rPr>
              <w:fldChar w:fldCharType="end"/>
            </w:r>
          </w:hyperlink>
        </w:p>
        <w:p w14:paraId="0E922E47" w14:textId="77777777" w:rsidR="00147A16" w:rsidRDefault="00147A16">
          <w:pPr>
            <w:pStyle w:val="Verzeichnis2"/>
            <w:tabs>
              <w:tab w:val="right" w:leader="dot" w:pos="9062"/>
            </w:tabs>
            <w:rPr>
              <w:iCs w:val="0"/>
              <w:noProof/>
              <w:sz w:val="22"/>
              <w:szCs w:val="22"/>
              <w:lang w:val="de-AT" w:eastAsia="de-AT"/>
            </w:rPr>
          </w:pPr>
          <w:hyperlink w:anchor="_Toc457201365" w:history="1">
            <w:r w:rsidRPr="00CF18F1">
              <w:rPr>
                <w:rStyle w:val="Hyperlink"/>
                <w:noProof/>
              </w:rPr>
              <w:t>UC19 – Copy Table</w:t>
            </w:r>
            <w:r>
              <w:rPr>
                <w:noProof/>
                <w:webHidden/>
              </w:rPr>
              <w:tab/>
            </w:r>
            <w:r>
              <w:rPr>
                <w:noProof/>
                <w:webHidden/>
              </w:rPr>
              <w:fldChar w:fldCharType="begin"/>
            </w:r>
            <w:r>
              <w:rPr>
                <w:noProof/>
                <w:webHidden/>
              </w:rPr>
              <w:instrText xml:space="preserve"> PAGEREF _Toc457201365 \h </w:instrText>
            </w:r>
            <w:r>
              <w:rPr>
                <w:noProof/>
                <w:webHidden/>
              </w:rPr>
            </w:r>
            <w:r>
              <w:rPr>
                <w:noProof/>
                <w:webHidden/>
              </w:rPr>
              <w:fldChar w:fldCharType="separate"/>
            </w:r>
            <w:r>
              <w:rPr>
                <w:noProof/>
                <w:webHidden/>
              </w:rPr>
              <w:t>28</w:t>
            </w:r>
            <w:r>
              <w:rPr>
                <w:noProof/>
                <w:webHidden/>
              </w:rPr>
              <w:fldChar w:fldCharType="end"/>
            </w:r>
          </w:hyperlink>
        </w:p>
        <w:p w14:paraId="19061849" w14:textId="77777777" w:rsidR="00147A16" w:rsidRDefault="00147A16">
          <w:pPr>
            <w:pStyle w:val="Verzeichnis2"/>
            <w:tabs>
              <w:tab w:val="right" w:leader="dot" w:pos="9062"/>
            </w:tabs>
            <w:rPr>
              <w:iCs w:val="0"/>
              <w:noProof/>
              <w:sz w:val="22"/>
              <w:szCs w:val="22"/>
              <w:lang w:val="de-AT" w:eastAsia="de-AT"/>
            </w:rPr>
          </w:pPr>
          <w:hyperlink w:anchor="_Toc457201366" w:history="1">
            <w:r w:rsidRPr="00CF18F1">
              <w:rPr>
                <w:rStyle w:val="Hyperlink"/>
                <w:noProof/>
              </w:rPr>
              <w:t>UC20 – Audit Trail</w:t>
            </w:r>
            <w:r>
              <w:rPr>
                <w:noProof/>
                <w:webHidden/>
              </w:rPr>
              <w:tab/>
            </w:r>
            <w:r>
              <w:rPr>
                <w:noProof/>
                <w:webHidden/>
              </w:rPr>
              <w:fldChar w:fldCharType="begin"/>
            </w:r>
            <w:r>
              <w:rPr>
                <w:noProof/>
                <w:webHidden/>
              </w:rPr>
              <w:instrText xml:space="preserve"> PAGEREF _Toc457201366 \h </w:instrText>
            </w:r>
            <w:r>
              <w:rPr>
                <w:noProof/>
                <w:webHidden/>
              </w:rPr>
            </w:r>
            <w:r>
              <w:rPr>
                <w:noProof/>
                <w:webHidden/>
              </w:rPr>
              <w:fldChar w:fldCharType="separate"/>
            </w:r>
            <w:r>
              <w:rPr>
                <w:noProof/>
                <w:webHidden/>
              </w:rPr>
              <w:t>28</w:t>
            </w:r>
            <w:r>
              <w:rPr>
                <w:noProof/>
                <w:webHidden/>
              </w:rPr>
              <w:fldChar w:fldCharType="end"/>
            </w:r>
          </w:hyperlink>
        </w:p>
        <w:p w14:paraId="19DE6EBB" w14:textId="77777777" w:rsidR="00147A16" w:rsidRDefault="00147A16">
          <w:pPr>
            <w:pStyle w:val="Verzeichnis2"/>
            <w:tabs>
              <w:tab w:val="right" w:leader="dot" w:pos="9062"/>
            </w:tabs>
            <w:rPr>
              <w:iCs w:val="0"/>
              <w:noProof/>
              <w:sz w:val="22"/>
              <w:szCs w:val="22"/>
              <w:lang w:val="de-AT" w:eastAsia="de-AT"/>
            </w:rPr>
          </w:pPr>
          <w:hyperlink w:anchor="_Toc457201367" w:history="1">
            <w:r w:rsidRPr="00CF18F1">
              <w:rPr>
                <w:rStyle w:val="Hyperlink"/>
                <w:noProof/>
              </w:rPr>
              <w:t>UC21 – Run record</w:t>
            </w:r>
            <w:r>
              <w:rPr>
                <w:noProof/>
                <w:webHidden/>
              </w:rPr>
              <w:tab/>
            </w:r>
            <w:r>
              <w:rPr>
                <w:noProof/>
                <w:webHidden/>
              </w:rPr>
              <w:fldChar w:fldCharType="begin"/>
            </w:r>
            <w:r>
              <w:rPr>
                <w:noProof/>
                <w:webHidden/>
              </w:rPr>
              <w:instrText xml:space="preserve"> PAGEREF _Toc457201367 \h </w:instrText>
            </w:r>
            <w:r>
              <w:rPr>
                <w:noProof/>
                <w:webHidden/>
              </w:rPr>
            </w:r>
            <w:r>
              <w:rPr>
                <w:noProof/>
                <w:webHidden/>
              </w:rPr>
              <w:fldChar w:fldCharType="separate"/>
            </w:r>
            <w:r>
              <w:rPr>
                <w:noProof/>
                <w:webHidden/>
              </w:rPr>
              <w:t>28</w:t>
            </w:r>
            <w:r>
              <w:rPr>
                <w:noProof/>
                <w:webHidden/>
              </w:rPr>
              <w:fldChar w:fldCharType="end"/>
            </w:r>
          </w:hyperlink>
        </w:p>
        <w:p w14:paraId="054AB6FB" w14:textId="77777777" w:rsidR="00147A16" w:rsidRDefault="00147A16">
          <w:pPr>
            <w:pStyle w:val="Verzeichnis2"/>
            <w:tabs>
              <w:tab w:val="right" w:leader="dot" w:pos="9062"/>
            </w:tabs>
            <w:rPr>
              <w:iCs w:val="0"/>
              <w:noProof/>
              <w:sz w:val="22"/>
              <w:szCs w:val="22"/>
              <w:lang w:val="de-AT" w:eastAsia="de-AT"/>
            </w:rPr>
          </w:pPr>
          <w:hyperlink w:anchor="_Toc457201368" w:history="1">
            <w:r w:rsidRPr="00CF18F1">
              <w:rPr>
                <w:rStyle w:val="Hyperlink"/>
                <w:noProof/>
              </w:rPr>
              <w:t>UC22– QC checklist</w:t>
            </w:r>
            <w:r>
              <w:rPr>
                <w:noProof/>
                <w:webHidden/>
              </w:rPr>
              <w:tab/>
            </w:r>
            <w:r>
              <w:rPr>
                <w:noProof/>
                <w:webHidden/>
              </w:rPr>
              <w:fldChar w:fldCharType="begin"/>
            </w:r>
            <w:r>
              <w:rPr>
                <w:noProof/>
                <w:webHidden/>
              </w:rPr>
              <w:instrText xml:space="preserve"> PAGEREF _Toc457201368 \h </w:instrText>
            </w:r>
            <w:r>
              <w:rPr>
                <w:noProof/>
                <w:webHidden/>
              </w:rPr>
            </w:r>
            <w:r>
              <w:rPr>
                <w:noProof/>
                <w:webHidden/>
              </w:rPr>
              <w:fldChar w:fldCharType="separate"/>
            </w:r>
            <w:r>
              <w:rPr>
                <w:noProof/>
                <w:webHidden/>
              </w:rPr>
              <w:t>29</w:t>
            </w:r>
            <w:r>
              <w:rPr>
                <w:noProof/>
                <w:webHidden/>
              </w:rPr>
              <w:fldChar w:fldCharType="end"/>
            </w:r>
          </w:hyperlink>
        </w:p>
        <w:p w14:paraId="1E5A73C2" w14:textId="77777777" w:rsidR="00147A16" w:rsidRDefault="00147A16">
          <w:pPr>
            <w:pStyle w:val="Verzeichnis2"/>
            <w:tabs>
              <w:tab w:val="right" w:leader="dot" w:pos="9062"/>
            </w:tabs>
            <w:rPr>
              <w:iCs w:val="0"/>
              <w:noProof/>
              <w:sz w:val="22"/>
              <w:szCs w:val="22"/>
              <w:lang w:val="de-AT" w:eastAsia="de-AT"/>
            </w:rPr>
          </w:pPr>
          <w:hyperlink w:anchor="_Toc457201369" w:history="1">
            <w:r w:rsidRPr="00CF18F1">
              <w:rPr>
                <w:rStyle w:val="Hyperlink"/>
                <w:noProof/>
              </w:rPr>
              <w:t>UC23 – Assumptions table</w:t>
            </w:r>
            <w:r>
              <w:rPr>
                <w:noProof/>
                <w:webHidden/>
              </w:rPr>
              <w:tab/>
            </w:r>
            <w:r>
              <w:rPr>
                <w:noProof/>
                <w:webHidden/>
              </w:rPr>
              <w:fldChar w:fldCharType="begin"/>
            </w:r>
            <w:r>
              <w:rPr>
                <w:noProof/>
                <w:webHidden/>
              </w:rPr>
              <w:instrText xml:space="preserve"> PAGEREF _Toc457201369 \h </w:instrText>
            </w:r>
            <w:r>
              <w:rPr>
                <w:noProof/>
                <w:webHidden/>
              </w:rPr>
            </w:r>
            <w:r>
              <w:rPr>
                <w:noProof/>
                <w:webHidden/>
              </w:rPr>
              <w:fldChar w:fldCharType="separate"/>
            </w:r>
            <w:r>
              <w:rPr>
                <w:noProof/>
                <w:webHidden/>
              </w:rPr>
              <w:t>29</w:t>
            </w:r>
            <w:r>
              <w:rPr>
                <w:noProof/>
                <w:webHidden/>
              </w:rPr>
              <w:fldChar w:fldCharType="end"/>
            </w:r>
          </w:hyperlink>
        </w:p>
        <w:p w14:paraId="0F179247" w14:textId="77777777" w:rsidR="00147A16" w:rsidRDefault="00147A16">
          <w:pPr>
            <w:pStyle w:val="Verzeichnis2"/>
            <w:tabs>
              <w:tab w:val="right" w:leader="dot" w:pos="9062"/>
            </w:tabs>
            <w:rPr>
              <w:iCs w:val="0"/>
              <w:noProof/>
              <w:sz w:val="22"/>
              <w:szCs w:val="22"/>
              <w:lang w:val="de-AT" w:eastAsia="de-AT"/>
            </w:rPr>
          </w:pPr>
          <w:hyperlink w:anchor="_Toc457201370" w:history="1">
            <w:r w:rsidRPr="00CF18F1">
              <w:rPr>
                <w:rStyle w:val="Hyperlink"/>
                <w:noProof/>
              </w:rPr>
              <w:t>UC24 – Assign or change of reviewer(s)?</w:t>
            </w:r>
            <w:r>
              <w:rPr>
                <w:noProof/>
                <w:webHidden/>
              </w:rPr>
              <w:tab/>
            </w:r>
            <w:r>
              <w:rPr>
                <w:noProof/>
                <w:webHidden/>
              </w:rPr>
              <w:fldChar w:fldCharType="begin"/>
            </w:r>
            <w:r>
              <w:rPr>
                <w:noProof/>
                <w:webHidden/>
              </w:rPr>
              <w:instrText xml:space="preserve"> PAGEREF _Toc457201370 \h </w:instrText>
            </w:r>
            <w:r>
              <w:rPr>
                <w:noProof/>
                <w:webHidden/>
              </w:rPr>
            </w:r>
            <w:r>
              <w:rPr>
                <w:noProof/>
                <w:webHidden/>
              </w:rPr>
              <w:fldChar w:fldCharType="separate"/>
            </w:r>
            <w:r>
              <w:rPr>
                <w:noProof/>
                <w:webHidden/>
              </w:rPr>
              <w:t>29</w:t>
            </w:r>
            <w:r>
              <w:rPr>
                <w:noProof/>
                <w:webHidden/>
              </w:rPr>
              <w:fldChar w:fldCharType="end"/>
            </w:r>
          </w:hyperlink>
        </w:p>
        <w:p w14:paraId="16535522" w14:textId="77777777" w:rsidR="00147A16" w:rsidRDefault="00147A16">
          <w:pPr>
            <w:pStyle w:val="Verzeichnis2"/>
            <w:tabs>
              <w:tab w:val="right" w:leader="dot" w:pos="9062"/>
            </w:tabs>
            <w:rPr>
              <w:iCs w:val="0"/>
              <w:noProof/>
              <w:sz w:val="22"/>
              <w:szCs w:val="22"/>
              <w:lang w:val="de-AT" w:eastAsia="de-AT"/>
            </w:rPr>
          </w:pPr>
          <w:hyperlink w:anchor="_Toc457201371" w:history="1">
            <w:r w:rsidRPr="00CF18F1">
              <w:rPr>
                <w:rStyle w:val="Hyperlink"/>
                <w:noProof/>
              </w:rPr>
              <w:t>UC25 – Assign or Update a reviewer</w:t>
            </w:r>
            <w:r>
              <w:rPr>
                <w:noProof/>
                <w:webHidden/>
              </w:rPr>
              <w:tab/>
            </w:r>
            <w:r>
              <w:rPr>
                <w:noProof/>
                <w:webHidden/>
              </w:rPr>
              <w:fldChar w:fldCharType="begin"/>
            </w:r>
            <w:r>
              <w:rPr>
                <w:noProof/>
                <w:webHidden/>
              </w:rPr>
              <w:instrText xml:space="preserve"> PAGEREF _Toc457201371 \h </w:instrText>
            </w:r>
            <w:r>
              <w:rPr>
                <w:noProof/>
                <w:webHidden/>
              </w:rPr>
            </w:r>
            <w:r>
              <w:rPr>
                <w:noProof/>
                <w:webHidden/>
              </w:rPr>
              <w:fldChar w:fldCharType="separate"/>
            </w:r>
            <w:r>
              <w:rPr>
                <w:noProof/>
                <w:webHidden/>
              </w:rPr>
              <w:t>30</w:t>
            </w:r>
            <w:r>
              <w:rPr>
                <w:noProof/>
                <w:webHidden/>
              </w:rPr>
              <w:fldChar w:fldCharType="end"/>
            </w:r>
          </w:hyperlink>
        </w:p>
        <w:p w14:paraId="15F5BAB1" w14:textId="77777777" w:rsidR="00147A16" w:rsidRDefault="00147A16">
          <w:pPr>
            <w:pStyle w:val="Verzeichnis2"/>
            <w:tabs>
              <w:tab w:val="right" w:leader="dot" w:pos="9062"/>
            </w:tabs>
            <w:rPr>
              <w:iCs w:val="0"/>
              <w:noProof/>
              <w:sz w:val="22"/>
              <w:szCs w:val="22"/>
              <w:lang w:val="de-AT" w:eastAsia="de-AT"/>
            </w:rPr>
          </w:pPr>
          <w:hyperlink w:anchor="_Toc457201372" w:history="1">
            <w:r w:rsidRPr="00CF18F1">
              <w:rPr>
                <w:rStyle w:val="Hyperlink"/>
                <w:noProof/>
              </w:rPr>
              <w:t>UC26– Decision table</w:t>
            </w:r>
            <w:r>
              <w:rPr>
                <w:noProof/>
                <w:webHidden/>
              </w:rPr>
              <w:tab/>
            </w:r>
            <w:r>
              <w:rPr>
                <w:noProof/>
                <w:webHidden/>
              </w:rPr>
              <w:fldChar w:fldCharType="begin"/>
            </w:r>
            <w:r>
              <w:rPr>
                <w:noProof/>
                <w:webHidden/>
              </w:rPr>
              <w:instrText xml:space="preserve"> PAGEREF _Toc457201372 \h </w:instrText>
            </w:r>
            <w:r>
              <w:rPr>
                <w:noProof/>
                <w:webHidden/>
              </w:rPr>
            </w:r>
            <w:r>
              <w:rPr>
                <w:noProof/>
                <w:webHidden/>
              </w:rPr>
              <w:fldChar w:fldCharType="separate"/>
            </w:r>
            <w:r>
              <w:rPr>
                <w:noProof/>
                <w:webHidden/>
              </w:rPr>
              <w:t>30</w:t>
            </w:r>
            <w:r>
              <w:rPr>
                <w:noProof/>
                <w:webHidden/>
              </w:rPr>
              <w:fldChar w:fldCharType="end"/>
            </w:r>
          </w:hyperlink>
        </w:p>
        <w:p w14:paraId="43DC9E54" w14:textId="0820811B" w:rsidR="000E42A6" w:rsidRPr="00BB0D4D" w:rsidRDefault="000E42A6">
          <w:r w:rsidRPr="00BB0D4D">
            <w:rPr>
              <w:b/>
              <w:bCs/>
            </w:rPr>
            <w:fldChar w:fldCharType="end"/>
          </w:r>
        </w:p>
      </w:sdtContent>
    </w:sdt>
    <w:p w14:paraId="01B2CD84" w14:textId="77777777" w:rsidR="00061637" w:rsidRPr="00BB0D4D" w:rsidRDefault="00061637">
      <w:pPr>
        <w:spacing w:after="200"/>
        <w:jc w:val="left"/>
        <w:rPr>
          <w:rFonts w:asciiTheme="majorHAnsi" w:eastAsiaTheme="majorEastAsia" w:hAnsiTheme="majorHAnsi" w:cstheme="majorBidi"/>
          <w:color w:val="143E69" w:themeColor="accent2" w:themeShade="7F"/>
          <w:sz w:val="24"/>
          <w:szCs w:val="24"/>
        </w:rPr>
      </w:pPr>
      <w:r w:rsidRPr="00BB0D4D">
        <w:br w:type="page"/>
      </w:r>
    </w:p>
    <w:p w14:paraId="438301FE" w14:textId="77777777" w:rsidR="00061637" w:rsidRPr="003D6DBF" w:rsidRDefault="00061637" w:rsidP="00061637">
      <w:pPr>
        <w:pStyle w:val="berschrift1"/>
      </w:pPr>
      <w:bookmarkStart w:id="0" w:name="_Toc457201315"/>
      <w:r w:rsidRPr="003D6DBF">
        <w:lastRenderedPageBreak/>
        <w:t>Figures</w:t>
      </w:r>
      <w:bookmarkEnd w:id="0"/>
    </w:p>
    <w:p w14:paraId="2C5FA157" w14:textId="77777777" w:rsidR="00147A16" w:rsidRDefault="00061637">
      <w:pPr>
        <w:pStyle w:val="Abbildungsverzeichnis"/>
        <w:tabs>
          <w:tab w:val="right" w:leader="dot" w:pos="9062"/>
        </w:tabs>
        <w:rPr>
          <w:iCs w:val="0"/>
          <w:noProof/>
          <w:sz w:val="22"/>
          <w:szCs w:val="22"/>
          <w:lang w:val="de-AT" w:eastAsia="de-AT"/>
        </w:rPr>
      </w:pPr>
      <w:r w:rsidRPr="00BB0D4D">
        <w:fldChar w:fldCharType="begin"/>
      </w:r>
      <w:r w:rsidRPr="003D6DBF">
        <w:instrText xml:space="preserve"> TOC \h \z \c "Figure" </w:instrText>
      </w:r>
      <w:r w:rsidRPr="00BB0D4D">
        <w:fldChar w:fldCharType="separate"/>
      </w:r>
      <w:hyperlink w:anchor="_Toc457201373" w:history="1">
        <w:r w:rsidR="00147A16" w:rsidRPr="00E0152B">
          <w:rPr>
            <w:rStyle w:val="Hyperlink"/>
            <w:noProof/>
          </w:rPr>
          <w:t>Figure 1 D3JS Flower chart at http://www.redotheweb.com/CodeFlower</w:t>
        </w:r>
        <w:r w:rsidR="00147A16">
          <w:rPr>
            <w:noProof/>
            <w:webHidden/>
          </w:rPr>
          <w:tab/>
        </w:r>
        <w:r w:rsidR="00147A16">
          <w:rPr>
            <w:noProof/>
            <w:webHidden/>
          </w:rPr>
          <w:fldChar w:fldCharType="begin"/>
        </w:r>
        <w:r w:rsidR="00147A16">
          <w:rPr>
            <w:noProof/>
            <w:webHidden/>
          </w:rPr>
          <w:instrText xml:space="preserve"> PAGEREF _Toc457201373 \h </w:instrText>
        </w:r>
        <w:r w:rsidR="00147A16">
          <w:rPr>
            <w:noProof/>
            <w:webHidden/>
          </w:rPr>
        </w:r>
        <w:r w:rsidR="00147A16">
          <w:rPr>
            <w:noProof/>
            <w:webHidden/>
          </w:rPr>
          <w:fldChar w:fldCharType="separate"/>
        </w:r>
        <w:r w:rsidR="00147A16">
          <w:rPr>
            <w:noProof/>
            <w:webHidden/>
          </w:rPr>
          <w:t>9</w:t>
        </w:r>
        <w:r w:rsidR="00147A16">
          <w:rPr>
            <w:noProof/>
            <w:webHidden/>
          </w:rPr>
          <w:fldChar w:fldCharType="end"/>
        </w:r>
      </w:hyperlink>
    </w:p>
    <w:p w14:paraId="6BBD629D" w14:textId="77777777" w:rsidR="00147A16" w:rsidRDefault="00147A16">
      <w:pPr>
        <w:pStyle w:val="Abbildungsverzeichnis"/>
        <w:tabs>
          <w:tab w:val="right" w:leader="dot" w:pos="9062"/>
        </w:tabs>
        <w:rPr>
          <w:iCs w:val="0"/>
          <w:noProof/>
          <w:sz w:val="22"/>
          <w:szCs w:val="22"/>
          <w:lang w:val="de-AT" w:eastAsia="de-AT"/>
        </w:rPr>
      </w:pPr>
      <w:hyperlink w:anchor="_Toc457201374" w:history="1">
        <w:r w:rsidRPr="00E0152B">
          <w:rPr>
            <w:rStyle w:val="Hyperlink"/>
            <w:noProof/>
          </w:rPr>
          <w:t>Figure 2 Sankey diagram example at https://bost.ocks.org/mike/sankey/</w:t>
        </w:r>
        <w:r>
          <w:rPr>
            <w:noProof/>
            <w:webHidden/>
          </w:rPr>
          <w:tab/>
        </w:r>
        <w:r>
          <w:rPr>
            <w:noProof/>
            <w:webHidden/>
          </w:rPr>
          <w:fldChar w:fldCharType="begin"/>
        </w:r>
        <w:r>
          <w:rPr>
            <w:noProof/>
            <w:webHidden/>
          </w:rPr>
          <w:instrText xml:space="preserve"> PAGEREF _Toc457201374 \h </w:instrText>
        </w:r>
        <w:r>
          <w:rPr>
            <w:noProof/>
            <w:webHidden/>
          </w:rPr>
        </w:r>
        <w:r>
          <w:rPr>
            <w:noProof/>
            <w:webHidden/>
          </w:rPr>
          <w:fldChar w:fldCharType="separate"/>
        </w:r>
        <w:r>
          <w:rPr>
            <w:noProof/>
            <w:webHidden/>
          </w:rPr>
          <w:t>10</w:t>
        </w:r>
        <w:r>
          <w:rPr>
            <w:noProof/>
            <w:webHidden/>
          </w:rPr>
          <w:fldChar w:fldCharType="end"/>
        </w:r>
      </w:hyperlink>
    </w:p>
    <w:p w14:paraId="5B7D2356" w14:textId="77777777" w:rsidR="00147A16" w:rsidRDefault="00147A16">
      <w:pPr>
        <w:pStyle w:val="Abbildungsverzeichnis"/>
        <w:tabs>
          <w:tab w:val="right" w:leader="dot" w:pos="9062"/>
        </w:tabs>
        <w:rPr>
          <w:iCs w:val="0"/>
          <w:noProof/>
          <w:sz w:val="22"/>
          <w:szCs w:val="22"/>
          <w:lang w:val="de-AT" w:eastAsia="de-AT"/>
        </w:rPr>
      </w:pPr>
      <w:hyperlink w:anchor="_Toc457201375" w:history="1">
        <w:r w:rsidRPr="00E0152B">
          <w:rPr>
            <w:rStyle w:val="Hyperlink"/>
            <w:noProof/>
          </w:rPr>
          <w:t>Figure 3 Login Screen</w:t>
        </w:r>
        <w:r>
          <w:rPr>
            <w:noProof/>
            <w:webHidden/>
          </w:rPr>
          <w:tab/>
        </w:r>
        <w:r>
          <w:rPr>
            <w:noProof/>
            <w:webHidden/>
          </w:rPr>
          <w:fldChar w:fldCharType="begin"/>
        </w:r>
        <w:r>
          <w:rPr>
            <w:noProof/>
            <w:webHidden/>
          </w:rPr>
          <w:instrText xml:space="preserve"> PAGEREF _Toc457201375 \h </w:instrText>
        </w:r>
        <w:r>
          <w:rPr>
            <w:noProof/>
            <w:webHidden/>
          </w:rPr>
        </w:r>
        <w:r>
          <w:rPr>
            <w:noProof/>
            <w:webHidden/>
          </w:rPr>
          <w:fldChar w:fldCharType="separate"/>
        </w:r>
        <w:r>
          <w:rPr>
            <w:noProof/>
            <w:webHidden/>
          </w:rPr>
          <w:t>11</w:t>
        </w:r>
        <w:r>
          <w:rPr>
            <w:noProof/>
            <w:webHidden/>
          </w:rPr>
          <w:fldChar w:fldCharType="end"/>
        </w:r>
      </w:hyperlink>
    </w:p>
    <w:p w14:paraId="6AC16F49" w14:textId="77777777" w:rsidR="00147A16" w:rsidRDefault="00147A16">
      <w:pPr>
        <w:pStyle w:val="Abbildungsverzeichnis"/>
        <w:tabs>
          <w:tab w:val="right" w:leader="dot" w:pos="9062"/>
        </w:tabs>
        <w:rPr>
          <w:iCs w:val="0"/>
          <w:noProof/>
          <w:sz w:val="22"/>
          <w:szCs w:val="22"/>
          <w:lang w:val="de-AT" w:eastAsia="de-AT"/>
        </w:rPr>
      </w:pPr>
      <w:hyperlink w:anchor="_Toc457201376" w:history="1">
        <w:r w:rsidRPr="00E0152B">
          <w:rPr>
            <w:rStyle w:val="Hyperlink"/>
            <w:noProof/>
          </w:rPr>
          <w:t>Figure 4 Navigation</w:t>
        </w:r>
        <w:r>
          <w:rPr>
            <w:noProof/>
            <w:webHidden/>
          </w:rPr>
          <w:tab/>
        </w:r>
        <w:r>
          <w:rPr>
            <w:noProof/>
            <w:webHidden/>
          </w:rPr>
          <w:fldChar w:fldCharType="begin"/>
        </w:r>
        <w:r>
          <w:rPr>
            <w:noProof/>
            <w:webHidden/>
          </w:rPr>
          <w:instrText xml:space="preserve"> PAGEREF _Toc457201376 \h </w:instrText>
        </w:r>
        <w:r>
          <w:rPr>
            <w:noProof/>
            <w:webHidden/>
          </w:rPr>
        </w:r>
        <w:r>
          <w:rPr>
            <w:noProof/>
            <w:webHidden/>
          </w:rPr>
          <w:fldChar w:fldCharType="separate"/>
        </w:r>
        <w:r>
          <w:rPr>
            <w:noProof/>
            <w:webHidden/>
          </w:rPr>
          <w:t>11</w:t>
        </w:r>
        <w:r>
          <w:rPr>
            <w:noProof/>
            <w:webHidden/>
          </w:rPr>
          <w:fldChar w:fldCharType="end"/>
        </w:r>
      </w:hyperlink>
    </w:p>
    <w:p w14:paraId="19D72395" w14:textId="77777777" w:rsidR="00147A16" w:rsidRDefault="00147A16">
      <w:pPr>
        <w:pStyle w:val="Abbildungsverzeichnis"/>
        <w:tabs>
          <w:tab w:val="right" w:leader="dot" w:pos="9062"/>
        </w:tabs>
        <w:rPr>
          <w:iCs w:val="0"/>
          <w:noProof/>
          <w:sz w:val="22"/>
          <w:szCs w:val="22"/>
          <w:lang w:val="de-AT" w:eastAsia="de-AT"/>
        </w:rPr>
      </w:pPr>
      <w:hyperlink w:anchor="_Toc457201377" w:history="1">
        <w:r w:rsidRPr="00E0152B">
          <w:rPr>
            <w:rStyle w:val="Hyperlink"/>
            <w:noProof/>
          </w:rPr>
          <w:t>Figure 5 Project list</w:t>
        </w:r>
        <w:r>
          <w:rPr>
            <w:noProof/>
            <w:webHidden/>
          </w:rPr>
          <w:tab/>
        </w:r>
        <w:r>
          <w:rPr>
            <w:noProof/>
            <w:webHidden/>
          </w:rPr>
          <w:fldChar w:fldCharType="begin"/>
        </w:r>
        <w:r>
          <w:rPr>
            <w:noProof/>
            <w:webHidden/>
          </w:rPr>
          <w:instrText xml:space="preserve"> PAGEREF _Toc457201377 \h </w:instrText>
        </w:r>
        <w:r>
          <w:rPr>
            <w:noProof/>
            <w:webHidden/>
          </w:rPr>
        </w:r>
        <w:r>
          <w:rPr>
            <w:noProof/>
            <w:webHidden/>
          </w:rPr>
          <w:fldChar w:fldCharType="separate"/>
        </w:r>
        <w:r>
          <w:rPr>
            <w:noProof/>
            <w:webHidden/>
          </w:rPr>
          <w:t>13</w:t>
        </w:r>
        <w:r>
          <w:rPr>
            <w:noProof/>
            <w:webHidden/>
          </w:rPr>
          <w:fldChar w:fldCharType="end"/>
        </w:r>
      </w:hyperlink>
    </w:p>
    <w:p w14:paraId="6D7CB95B" w14:textId="77777777" w:rsidR="00147A16" w:rsidRDefault="00147A16">
      <w:pPr>
        <w:pStyle w:val="Abbildungsverzeichnis"/>
        <w:tabs>
          <w:tab w:val="right" w:leader="dot" w:pos="9062"/>
        </w:tabs>
        <w:rPr>
          <w:iCs w:val="0"/>
          <w:noProof/>
          <w:sz w:val="22"/>
          <w:szCs w:val="22"/>
          <w:lang w:val="de-AT" w:eastAsia="de-AT"/>
        </w:rPr>
      </w:pPr>
      <w:hyperlink w:anchor="_Toc457201378" w:history="1">
        <w:r w:rsidRPr="00E0152B">
          <w:rPr>
            <w:rStyle w:val="Hyperlink"/>
            <w:noProof/>
          </w:rPr>
          <w:t>Figure 6 Create Project</w:t>
        </w:r>
        <w:r>
          <w:rPr>
            <w:noProof/>
            <w:webHidden/>
          </w:rPr>
          <w:tab/>
        </w:r>
        <w:r>
          <w:rPr>
            <w:noProof/>
            <w:webHidden/>
          </w:rPr>
          <w:fldChar w:fldCharType="begin"/>
        </w:r>
        <w:r>
          <w:rPr>
            <w:noProof/>
            <w:webHidden/>
          </w:rPr>
          <w:instrText xml:space="preserve"> PAGEREF _Toc457201378 \h </w:instrText>
        </w:r>
        <w:r>
          <w:rPr>
            <w:noProof/>
            <w:webHidden/>
          </w:rPr>
        </w:r>
        <w:r>
          <w:rPr>
            <w:noProof/>
            <w:webHidden/>
          </w:rPr>
          <w:fldChar w:fldCharType="separate"/>
        </w:r>
        <w:r>
          <w:rPr>
            <w:noProof/>
            <w:webHidden/>
          </w:rPr>
          <w:t>13</w:t>
        </w:r>
        <w:r>
          <w:rPr>
            <w:noProof/>
            <w:webHidden/>
          </w:rPr>
          <w:fldChar w:fldCharType="end"/>
        </w:r>
      </w:hyperlink>
    </w:p>
    <w:p w14:paraId="64DFDB08" w14:textId="77777777" w:rsidR="00147A16" w:rsidRDefault="00147A16">
      <w:pPr>
        <w:pStyle w:val="Abbildungsverzeichnis"/>
        <w:tabs>
          <w:tab w:val="right" w:leader="dot" w:pos="9062"/>
        </w:tabs>
        <w:rPr>
          <w:iCs w:val="0"/>
          <w:noProof/>
          <w:sz w:val="22"/>
          <w:szCs w:val="22"/>
          <w:lang w:val="de-AT" w:eastAsia="de-AT"/>
        </w:rPr>
      </w:pPr>
      <w:hyperlink w:anchor="_Toc457201379" w:history="1">
        <w:r w:rsidRPr="00E0152B">
          <w:rPr>
            <w:rStyle w:val="Hyperlink"/>
            <w:noProof/>
          </w:rPr>
          <w:t>Figure 7 Project detail page</w:t>
        </w:r>
        <w:r>
          <w:rPr>
            <w:noProof/>
            <w:webHidden/>
          </w:rPr>
          <w:tab/>
        </w:r>
        <w:r>
          <w:rPr>
            <w:noProof/>
            <w:webHidden/>
          </w:rPr>
          <w:fldChar w:fldCharType="begin"/>
        </w:r>
        <w:r>
          <w:rPr>
            <w:noProof/>
            <w:webHidden/>
          </w:rPr>
          <w:instrText xml:space="preserve"> PAGEREF _Toc457201379 \h </w:instrText>
        </w:r>
        <w:r>
          <w:rPr>
            <w:noProof/>
            <w:webHidden/>
          </w:rPr>
        </w:r>
        <w:r>
          <w:rPr>
            <w:noProof/>
            <w:webHidden/>
          </w:rPr>
          <w:fldChar w:fldCharType="separate"/>
        </w:r>
        <w:r>
          <w:rPr>
            <w:noProof/>
            <w:webHidden/>
          </w:rPr>
          <w:t>14</w:t>
        </w:r>
        <w:r>
          <w:rPr>
            <w:noProof/>
            <w:webHidden/>
          </w:rPr>
          <w:fldChar w:fldCharType="end"/>
        </w:r>
      </w:hyperlink>
    </w:p>
    <w:p w14:paraId="7AE2AF39" w14:textId="77777777" w:rsidR="00147A16" w:rsidRDefault="00147A16">
      <w:pPr>
        <w:pStyle w:val="Abbildungsverzeichnis"/>
        <w:tabs>
          <w:tab w:val="right" w:leader="dot" w:pos="9062"/>
        </w:tabs>
        <w:rPr>
          <w:iCs w:val="0"/>
          <w:noProof/>
          <w:sz w:val="22"/>
          <w:szCs w:val="22"/>
          <w:lang w:val="de-AT" w:eastAsia="de-AT"/>
        </w:rPr>
      </w:pPr>
      <w:hyperlink w:anchor="_Toc457201380" w:history="1">
        <w:r w:rsidRPr="00E0152B">
          <w:rPr>
            <w:rStyle w:val="Hyperlink"/>
            <w:noProof/>
          </w:rPr>
          <w:t>Figure 8 QC Checklist</w:t>
        </w:r>
        <w:r>
          <w:rPr>
            <w:noProof/>
            <w:webHidden/>
          </w:rPr>
          <w:tab/>
        </w:r>
        <w:r>
          <w:rPr>
            <w:noProof/>
            <w:webHidden/>
          </w:rPr>
          <w:fldChar w:fldCharType="begin"/>
        </w:r>
        <w:r>
          <w:rPr>
            <w:noProof/>
            <w:webHidden/>
          </w:rPr>
          <w:instrText xml:space="preserve"> PAGEREF _Toc457201380 \h </w:instrText>
        </w:r>
        <w:r>
          <w:rPr>
            <w:noProof/>
            <w:webHidden/>
          </w:rPr>
        </w:r>
        <w:r>
          <w:rPr>
            <w:noProof/>
            <w:webHidden/>
          </w:rPr>
          <w:fldChar w:fldCharType="separate"/>
        </w:r>
        <w:r>
          <w:rPr>
            <w:noProof/>
            <w:webHidden/>
          </w:rPr>
          <w:t>14</w:t>
        </w:r>
        <w:r>
          <w:rPr>
            <w:noProof/>
            <w:webHidden/>
          </w:rPr>
          <w:fldChar w:fldCharType="end"/>
        </w:r>
      </w:hyperlink>
    </w:p>
    <w:p w14:paraId="65691E6F" w14:textId="77777777" w:rsidR="00147A16" w:rsidRDefault="00147A16">
      <w:pPr>
        <w:pStyle w:val="Abbildungsverzeichnis"/>
        <w:tabs>
          <w:tab w:val="right" w:leader="dot" w:pos="9062"/>
        </w:tabs>
        <w:rPr>
          <w:iCs w:val="0"/>
          <w:noProof/>
          <w:sz w:val="22"/>
          <w:szCs w:val="22"/>
          <w:lang w:val="de-AT" w:eastAsia="de-AT"/>
        </w:rPr>
      </w:pPr>
      <w:hyperlink w:anchor="_Toc457201381" w:history="1">
        <w:r w:rsidRPr="00E0152B">
          <w:rPr>
            <w:rStyle w:val="Hyperlink"/>
            <w:noProof/>
          </w:rPr>
          <w:t>Figure 9 Assumption list</w:t>
        </w:r>
        <w:r>
          <w:rPr>
            <w:noProof/>
            <w:webHidden/>
          </w:rPr>
          <w:tab/>
        </w:r>
        <w:r>
          <w:rPr>
            <w:noProof/>
            <w:webHidden/>
          </w:rPr>
          <w:fldChar w:fldCharType="begin"/>
        </w:r>
        <w:r>
          <w:rPr>
            <w:noProof/>
            <w:webHidden/>
          </w:rPr>
          <w:instrText xml:space="preserve"> PAGEREF _Toc457201381 \h </w:instrText>
        </w:r>
        <w:r>
          <w:rPr>
            <w:noProof/>
            <w:webHidden/>
          </w:rPr>
        </w:r>
        <w:r>
          <w:rPr>
            <w:noProof/>
            <w:webHidden/>
          </w:rPr>
          <w:fldChar w:fldCharType="separate"/>
        </w:r>
        <w:r>
          <w:rPr>
            <w:noProof/>
            <w:webHidden/>
          </w:rPr>
          <w:t>15</w:t>
        </w:r>
        <w:r>
          <w:rPr>
            <w:noProof/>
            <w:webHidden/>
          </w:rPr>
          <w:fldChar w:fldCharType="end"/>
        </w:r>
      </w:hyperlink>
    </w:p>
    <w:p w14:paraId="0CC1646A" w14:textId="77777777" w:rsidR="00147A16" w:rsidRDefault="00147A16">
      <w:pPr>
        <w:pStyle w:val="Abbildungsverzeichnis"/>
        <w:tabs>
          <w:tab w:val="right" w:leader="dot" w:pos="9062"/>
        </w:tabs>
        <w:rPr>
          <w:iCs w:val="0"/>
          <w:noProof/>
          <w:sz w:val="22"/>
          <w:szCs w:val="22"/>
          <w:lang w:val="de-AT" w:eastAsia="de-AT"/>
        </w:rPr>
      </w:pPr>
      <w:hyperlink w:anchor="_Toc457201382" w:history="1">
        <w:r w:rsidRPr="00E0152B">
          <w:rPr>
            <w:rStyle w:val="Hyperlink"/>
            <w:noProof/>
          </w:rPr>
          <w:t>Figure 10 Decision list</w:t>
        </w:r>
        <w:r>
          <w:rPr>
            <w:noProof/>
            <w:webHidden/>
          </w:rPr>
          <w:tab/>
        </w:r>
        <w:r>
          <w:rPr>
            <w:noProof/>
            <w:webHidden/>
          </w:rPr>
          <w:fldChar w:fldCharType="begin"/>
        </w:r>
        <w:r>
          <w:rPr>
            <w:noProof/>
            <w:webHidden/>
          </w:rPr>
          <w:instrText xml:space="preserve"> PAGEREF _Toc457201382 \h </w:instrText>
        </w:r>
        <w:r>
          <w:rPr>
            <w:noProof/>
            <w:webHidden/>
          </w:rPr>
        </w:r>
        <w:r>
          <w:rPr>
            <w:noProof/>
            <w:webHidden/>
          </w:rPr>
          <w:fldChar w:fldCharType="separate"/>
        </w:r>
        <w:r>
          <w:rPr>
            <w:noProof/>
            <w:webHidden/>
          </w:rPr>
          <w:t>15</w:t>
        </w:r>
        <w:r>
          <w:rPr>
            <w:noProof/>
            <w:webHidden/>
          </w:rPr>
          <w:fldChar w:fldCharType="end"/>
        </w:r>
      </w:hyperlink>
    </w:p>
    <w:p w14:paraId="7235F30C" w14:textId="77777777" w:rsidR="00147A16" w:rsidRDefault="00147A16">
      <w:pPr>
        <w:pStyle w:val="Abbildungsverzeichnis"/>
        <w:tabs>
          <w:tab w:val="right" w:leader="dot" w:pos="9062"/>
        </w:tabs>
        <w:rPr>
          <w:iCs w:val="0"/>
          <w:noProof/>
          <w:sz w:val="22"/>
          <w:szCs w:val="22"/>
          <w:lang w:val="de-AT" w:eastAsia="de-AT"/>
        </w:rPr>
      </w:pPr>
      <w:hyperlink w:anchor="_Toc457201383" w:history="1">
        <w:r w:rsidRPr="00E0152B">
          <w:rPr>
            <w:rStyle w:val="Hyperlink"/>
            <w:noProof/>
          </w:rPr>
          <w:t>Figure 11 Run Record</w:t>
        </w:r>
        <w:r>
          <w:rPr>
            <w:noProof/>
            <w:webHidden/>
          </w:rPr>
          <w:tab/>
        </w:r>
        <w:r>
          <w:rPr>
            <w:noProof/>
            <w:webHidden/>
          </w:rPr>
          <w:fldChar w:fldCharType="begin"/>
        </w:r>
        <w:r>
          <w:rPr>
            <w:noProof/>
            <w:webHidden/>
          </w:rPr>
          <w:instrText xml:space="preserve"> PAGEREF _Toc457201383 \h </w:instrText>
        </w:r>
        <w:r>
          <w:rPr>
            <w:noProof/>
            <w:webHidden/>
          </w:rPr>
        </w:r>
        <w:r>
          <w:rPr>
            <w:noProof/>
            <w:webHidden/>
          </w:rPr>
          <w:fldChar w:fldCharType="separate"/>
        </w:r>
        <w:r>
          <w:rPr>
            <w:noProof/>
            <w:webHidden/>
          </w:rPr>
          <w:t>16</w:t>
        </w:r>
        <w:r>
          <w:rPr>
            <w:noProof/>
            <w:webHidden/>
          </w:rPr>
          <w:fldChar w:fldCharType="end"/>
        </w:r>
      </w:hyperlink>
    </w:p>
    <w:p w14:paraId="1ABA0A93" w14:textId="77777777" w:rsidR="00147A16" w:rsidRDefault="00147A16">
      <w:pPr>
        <w:pStyle w:val="Abbildungsverzeichnis"/>
        <w:tabs>
          <w:tab w:val="right" w:leader="dot" w:pos="9062"/>
        </w:tabs>
        <w:rPr>
          <w:iCs w:val="0"/>
          <w:noProof/>
          <w:sz w:val="22"/>
          <w:szCs w:val="22"/>
          <w:lang w:val="de-AT" w:eastAsia="de-AT"/>
        </w:rPr>
      </w:pPr>
      <w:hyperlink w:anchor="_Toc457201384" w:history="1">
        <w:r w:rsidRPr="00E0152B">
          <w:rPr>
            <w:rStyle w:val="Hyperlink"/>
            <w:noProof/>
          </w:rPr>
          <w:t>Figure 12 Assign User</w:t>
        </w:r>
        <w:r>
          <w:rPr>
            <w:noProof/>
            <w:webHidden/>
          </w:rPr>
          <w:tab/>
        </w:r>
        <w:r>
          <w:rPr>
            <w:noProof/>
            <w:webHidden/>
          </w:rPr>
          <w:fldChar w:fldCharType="begin"/>
        </w:r>
        <w:r>
          <w:rPr>
            <w:noProof/>
            <w:webHidden/>
          </w:rPr>
          <w:instrText xml:space="preserve"> PAGEREF _Toc457201384 \h </w:instrText>
        </w:r>
        <w:r>
          <w:rPr>
            <w:noProof/>
            <w:webHidden/>
          </w:rPr>
        </w:r>
        <w:r>
          <w:rPr>
            <w:noProof/>
            <w:webHidden/>
          </w:rPr>
          <w:fldChar w:fldCharType="separate"/>
        </w:r>
        <w:r>
          <w:rPr>
            <w:noProof/>
            <w:webHidden/>
          </w:rPr>
          <w:t>16</w:t>
        </w:r>
        <w:r>
          <w:rPr>
            <w:noProof/>
            <w:webHidden/>
          </w:rPr>
          <w:fldChar w:fldCharType="end"/>
        </w:r>
      </w:hyperlink>
    </w:p>
    <w:p w14:paraId="6E345C93" w14:textId="77777777" w:rsidR="00147A16" w:rsidRDefault="00147A16">
      <w:pPr>
        <w:pStyle w:val="Abbildungsverzeichnis"/>
        <w:tabs>
          <w:tab w:val="right" w:leader="dot" w:pos="9062"/>
        </w:tabs>
        <w:rPr>
          <w:iCs w:val="0"/>
          <w:noProof/>
          <w:sz w:val="22"/>
          <w:szCs w:val="22"/>
          <w:lang w:val="de-AT" w:eastAsia="de-AT"/>
        </w:rPr>
      </w:pPr>
      <w:hyperlink w:anchor="_Toc457201385" w:history="1">
        <w:r w:rsidRPr="00E0152B">
          <w:rPr>
            <w:rStyle w:val="Hyperlink"/>
            <w:noProof/>
          </w:rPr>
          <w:t>Figure 13 File Assumptions</w:t>
        </w:r>
        <w:r>
          <w:rPr>
            <w:noProof/>
            <w:webHidden/>
          </w:rPr>
          <w:tab/>
        </w:r>
        <w:r>
          <w:rPr>
            <w:noProof/>
            <w:webHidden/>
          </w:rPr>
          <w:fldChar w:fldCharType="begin"/>
        </w:r>
        <w:r>
          <w:rPr>
            <w:noProof/>
            <w:webHidden/>
          </w:rPr>
          <w:instrText xml:space="preserve"> PAGEREF _Toc457201385 \h </w:instrText>
        </w:r>
        <w:r>
          <w:rPr>
            <w:noProof/>
            <w:webHidden/>
          </w:rPr>
        </w:r>
        <w:r>
          <w:rPr>
            <w:noProof/>
            <w:webHidden/>
          </w:rPr>
          <w:fldChar w:fldCharType="separate"/>
        </w:r>
        <w:r>
          <w:rPr>
            <w:noProof/>
            <w:webHidden/>
          </w:rPr>
          <w:t>18</w:t>
        </w:r>
        <w:r>
          <w:rPr>
            <w:noProof/>
            <w:webHidden/>
          </w:rPr>
          <w:fldChar w:fldCharType="end"/>
        </w:r>
      </w:hyperlink>
    </w:p>
    <w:p w14:paraId="69D075ED" w14:textId="77777777" w:rsidR="00147A16" w:rsidRDefault="00147A16">
      <w:pPr>
        <w:pStyle w:val="Abbildungsverzeichnis"/>
        <w:tabs>
          <w:tab w:val="right" w:leader="dot" w:pos="9062"/>
        </w:tabs>
        <w:rPr>
          <w:iCs w:val="0"/>
          <w:noProof/>
          <w:sz w:val="22"/>
          <w:szCs w:val="22"/>
          <w:lang w:val="de-AT" w:eastAsia="de-AT"/>
        </w:rPr>
      </w:pPr>
      <w:hyperlink w:anchor="_Toc457201386" w:history="1">
        <w:r w:rsidRPr="00E0152B">
          <w:rPr>
            <w:rStyle w:val="Hyperlink"/>
            <w:noProof/>
          </w:rPr>
          <w:t>Figure 14 File Decisions</w:t>
        </w:r>
        <w:r>
          <w:rPr>
            <w:noProof/>
            <w:webHidden/>
          </w:rPr>
          <w:tab/>
        </w:r>
        <w:r>
          <w:rPr>
            <w:noProof/>
            <w:webHidden/>
          </w:rPr>
          <w:fldChar w:fldCharType="begin"/>
        </w:r>
        <w:r>
          <w:rPr>
            <w:noProof/>
            <w:webHidden/>
          </w:rPr>
          <w:instrText xml:space="preserve"> PAGEREF _Toc457201386 \h </w:instrText>
        </w:r>
        <w:r>
          <w:rPr>
            <w:noProof/>
            <w:webHidden/>
          </w:rPr>
        </w:r>
        <w:r>
          <w:rPr>
            <w:noProof/>
            <w:webHidden/>
          </w:rPr>
          <w:fldChar w:fldCharType="separate"/>
        </w:r>
        <w:r>
          <w:rPr>
            <w:noProof/>
            <w:webHidden/>
          </w:rPr>
          <w:t>19</w:t>
        </w:r>
        <w:r>
          <w:rPr>
            <w:noProof/>
            <w:webHidden/>
          </w:rPr>
          <w:fldChar w:fldCharType="end"/>
        </w:r>
      </w:hyperlink>
    </w:p>
    <w:p w14:paraId="66A68BA5" w14:textId="286E659E" w:rsidR="000E42A6" w:rsidRPr="003D6DBF" w:rsidRDefault="00061637" w:rsidP="000E42A6">
      <w:pPr>
        <w:pStyle w:val="Untertitel"/>
      </w:pPr>
      <w:r w:rsidRPr="00BB0D4D">
        <w:fldChar w:fldCharType="end"/>
      </w:r>
      <w:r w:rsidR="000E42A6" w:rsidRPr="003D6DBF">
        <w:br w:type="page"/>
      </w:r>
    </w:p>
    <w:p w14:paraId="1E4817F4" w14:textId="77777777" w:rsidR="00F259D3" w:rsidRDefault="00F259D3" w:rsidP="000E42A6">
      <w:pPr>
        <w:pStyle w:val="berschrift1"/>
      </w:pPr>
      <w:bookmarkStart w:id="1" w:name="_Toc457201316"/>
      <w:r>
        <w:lastRenderedPageBreak/>
        <w:t>Document History</w:t>
      </w:r>
      <w:bookmarkEnd w:id="1"/>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495"/>
        <w:gridCol w:w="2551"/>
        <w:gridCol w:w="1134"/>
      </w:tblGrid>
      <w:tr w:rsidR="00F259D3" w:rsidRPr="00A37F87" w14:paraId="1F142884" w14:textId="77777777" w:rsidTr="007D4486">
        <w:tc>
          <w:tcPr>
            <w:tcW w:w="5495" w:type="dxa"/>
            <w:vAlign w:val="center"/>
          </w:tcPr>
          <w:p w14:paraId="4ECBAB67" w14:textId="77777777" w:rsidR="00F259D3" w:rsidRPr="00BB0D4D" w:rsidRDefault="00F259D3" w:rsidP="00F259D3">
            <w:pPr>
              <w:jc w:val="left"/>
              <w:rPr>
                <w:rStyle w:val="SchwacheHervorhebung"/>
              </w:rPr>
            </w:pPr>
            <w:r>
              <w:rPr>
                <w:rStyle w:val="SchwacheHervorhebung"/>
              </w:rPr>
              <w:t>Description</w:t>
            </w:r>
          </w:p>
        </w:tc>
        <w:tc>
          <w:tcPr>
            <w:tcW w:w="2551" w:type="dxa"/>
          </w:tcPr>
          <w:p w14:paraId="767B7E5C" w14:textId="77777777" w:rsidR="00F259D3" w:rsidRPr="00BB0D4D" w:rsidRDefault="00F259D3">
            <w:pPr>
              <w:jc w:val="left"/>
            </w:pPr>
            <w:r>
              <w:rPr>
                <w:rStyle w:val="SchwacheHervorhebung"/>
              </w:rPr>
              <w:t>Author</w:t>
            </w:r>
          </w:p>
        </w:tc>
        <w:tc>
          <w:tcPr>
            <w:tcW w:w="1134" w:type="dxa"/>
          </w:tcPr>
          <w:p w14:paraId="7AAB777E" w14:textId="77777777" w:rsidR="00F259D3" w:rsidRPr="00BB0D4D" w:rsidRDefault="00F259D3" w:rsidP="00842025">
            <w:pPr>
              <w:jc w:val="left"/>
            </w:pPr>
            <w:r>
              <w:rPr>
                <w:rStyle w:val="SchwacheHervorhebung"/>
              </w:rPr>
              <w:t>Date</w:t>
            </w:r>
          </w:p>
        </w:tc>
      </w:tr>
      <w:tr w:rsidR="00F259D3" w:rsidRPr="00BB0D4D" w14:paraId="23B66BE8" w14:textId="77777777" w:rsidTr="007D4486">
        <w:tc>
          <w:tcPr>
            <w:tcW w:w="5495" w:type="dxa"/>
            <w:vAlign w:val="center"/>
          </w:tcPr>
          <w:p w14:paraId="636320A6" w14:textId="77777777" w:rsidR="00F259D3" w:rsidRPr="00BB0D4D" w:rsidRDefault="00F259D3" w:rsidP="00F259D3">
            <w:pPr>
              <w:jc w:val="left"/>
              <w:rPr>
                <w:rStyle w:val="SchwacheHervorhebung"/>
              </w:rPr>
            </w:pPr>
            <w:r>
              <w:t>Initial Document</w:t>
            </w:r>
          </w:p>
        </w:tc>
        <w:tc>
          <w:tcPr>
            <w:tcW w:w="2551" w:type="dxa"/>
          </w:tcPr>
          <w:p w14:paraId="6CE87231" w14:textId="77777777" w:rsidR="00F259D3" w:rsidRPr="00BB0D4D" w:rsidRDefault="00CC47E1">
            <w:pPr>
              <w:jc w:val="left"/>
            </w:pPr>
            <w:r>
              <w:t>Christoph Stocker</w:t>
            </w:r>
          </w:p>
        </w:tc>
        <w:tc>
          <w:tcPr>
            <w:tcW w:w="1134" w:type="dxa"/>
          </w:tcPr>
          <w:p w14:paraId="2C71C59A" w14:textId="77777777" w:rsidR="00F259D3" w:rsidRPr="00BB0D4D" w:rsidRDefault="00CC47E1" w:rsidP="00CC47E1">
            <w:pPr>
              <w:jc w:val="left"/>
            </w:pPr>
            <w:r>
              <w:t>22</w:t>
            </w:r>
            <w:r w:rsidR="00133CB4">
              <w:t>.</w:t>
            </w:r>
            <w:r>
              <w:t>6</w:t>
            </w:r>
            <w:r w:rsidR="00133CB4">
              <w:t>.2016</w:t>
            </w:r>
          </w:p>
        </w:tc>
      </w:tr>
      <w:tr w:rsidR="006B735D" w:rsidRPr="00BB0D4D" w14:paraId="792554FA" w14:textId="77777777" w:rsidTr="007D4486">
        <w:tc>
          <w:tcPr>
            <w:tcW w:w="5495" w:type="dxa"/>
            <w:vAlign w:val="center"/>
          </w:tcPr>
          <w:p w14:paraId="23038D1D" w14:textId="53687030" w:rsidR="006B735D" w:rsidRDefault="006B735D" w:rsidP="00F259D3">
            <w:pPr>
              <w:jc w:val="left"/>
            </w:pPr>
            <w:r>
              <w:t>Added Requirements and Uses Cases</w:t>
            </w:r>
          </w:p>
        </w:tc>
        <w:tc>
          <w:tcPr>
            <w:tcW w:w="2551" w:type="dxa"/>
          </w:tcPr>
          <w:p w14:paraId="5A4943D0" w14:textId="2839E96B" w:rsidR="006B735D" w:rsidRDefault="006B735D">
            <w:pPr>
              <w:jc w:val="left"/>
            </w:pPr>
            <w:r>
              <w:t>Christian Flandorfer</w:t>
            </w:r>
          </w:p>
        </w:tc>
        <w:tc>
          <w:tcPr>
            <w:tcW w:w="1134" w:type="dxa"/>
          </w:tcPr>
          <w:p w14:paraId="47BB57D5" w14:textId="50BC653E" w:rsidR="006B735D" w:rsidRDefault="006B735D" w:rsidP="00CC47E1">
            <w:pPr>
              <w:jc w:val="left"/>
            </w:pPr>
            <w:r>
              <w:t>26.6.2016</w:t>
            </w:r>
          </w:p>
        </w:tc>
      </w:tr>
      <w:tr w:rsidR="006B735D" w:rsidRPr="00BB0D4D" w14:paraId="285E98ED" w14:textId="77777777" w:rsidTr="006B2113">
        <w:tc>
          <w:tcPr>
            <w:tcW w:w="5495" w:type="dxa"/>
            <w:vAlign w:val="center"/>
          </w:tcPr>
          <w:p w14:paraId="24CC1D6A" w14:textId="412EA7F1" w:rsidR="006B735D" w:rsidRPr="00BB0D4D" w:rsidRDefault="003053FB" w:rsidP="006B2113">
            <w:pPr>
              <w:jc w:val="left"/>
              <w:rPr>
                <w:rStyle w:val="SchwacheHervorhebung"/>
              </w:rPr>
            </w:pPr>
            <w:r w:rsidRPr="00DA012A">
              <w:rPr>
                <w:i/>
                <w:iCs w:val="0"/>
              </w:rPr>
              <w:t xml:space="preserve">Extend </w:t>
            </w:r>
            <w:r>
              <w:t>Requirements and Uses Cases</w:t>
            </w:r>
          </w:p>
        </w:tc>
        <w:tc>
          <w:tcPr>
            <w:tcW w:w="2551" w:type="dxa"/>
          </w:tcPr>
          <w:p w14:paraId="45912713" w14:textId="77777777" w:rsidR="006B735D" w:rsidRPr="00BB0D4D" w:rsidRDefault="006B735D" w:rsidP="006B2113">
            <w:pPr>
              <w:jc w:val="left"/>
            </w:pPr>
            <w:r>
              <w:t>Christoph Stocker</w:t>
            </w:r>
          </w:p>
        </w:tc>
        <w:tc>
          <w:tcPr>
            <w:tcW w:w="1134" w:type="dxa"/>
          </w:tcPr>
          <w:p w14:paraId="6C94ED40" w14:textId="044CE5E3" w:rsidR="006B735D" w:rsidRPr="00BB0D4D" w:rsidRDefault="006B735D" w:rsidP="002B71A3">
            <w:pPr>
              <w:jc w:val="left"/>
            </w:pPr>
            <w:r>
              <w:t>2</w:t>
            </w:r>
            <w:r w:rsidR="002B71A3">
              <w:t>8</w:t>
            </w:r>
            <w:r>
              <w:t>.6.2016</w:t>
            </w:r>
          </w:p>
        </w:tc>
      </w:tr>
      <w:tr w:rsidR="008F2C77" w:rsidRPr="00BB0D4D" w14:paraId="5480EAAC" w14:textId="77777777" w:rsidTr="00C86E8E">
        <w:tc>
          <w:tcPr>
            <w:tcW w:w="5495" w:type="dxa"/>
            <w:vAlign w:val="center"/>
          </w:tcPr>
          <w:p w14:paraId="4570AB15" w14:textId="05DC4C54" w:rsidR="008F2C77" w:rsidRPr="00BB0D4D" w:rsidRDefault="008F2C77" w:rsidP="00C86E8E">
            <w:pPr>
              <w:jc w:val="left"/>
              <w:rPr>
                <w:rStyle w:val="SchwacheHervorhebung"/>
              </w:rPr>
            </w:pPr>
            <w:r>
              <w:rPr>
                <w:i/>
                <w:iCs w:val="0"/>
              </w:rPr>
              <w:t>Entities, Questions</w:t>
            </w:r>
          </w:p>
        </w:tc>
        <w:tc>
          <w:tcPr>
            <w:tcW w:w="2551" w:type="dxa"/>
          </w:tcPr>
          <w:p w14:paraId="0E60243E" w14:textId="77777777" w:rsidR="008F2C77" w:rsidRPr="00BB0D4D" w:rsidRDefault="008F2C77" w:rsidP="00C86E8E">
            <w:pPr>
              <w:jc w:val="left"/>
            </w:pPr>
            <w:r>
              <w:t>Christoph Stocker</w:t>
            </w:r>
          </w:p>
        </w:tc>
        <w:tc>
          <w:tcPr>
            <w:tcW w:w="1134" w:type="dxa"/>
          </w:tcPr>
          <w:p w14:paraId="195B094F" w14:textId="370A69E5" w:rsidR="008F2C77" w:rsidRPr="00BB0D4D" w:rsidRDefault="008F2C77" w:rsidP="00C86E8E">
            <w:pPr>
              <w:jc w:val="left"/>
            </w:pPr>
            <w:r>
              <w:t>30.6.2016</w:t>
            </w:r>
          </w:p>
        </w:tc>
      </w:tr>
      <w:tr w:rsidR="002B2173" w:rsidRPr="00BB0D4D" w14:paraId="6F3A60EC" w14:textId="77777777" w:rsidTr="00C86E8E">
        <w:tc>
          <w:tcPr>
            <w:tcW w:w="5495" w:type="dxa"/>
            <w:vAlign w:val="center"/>
          </w:tcPr>
          <w:p w14:paraId="0BCFB56C" w14:textId="5CF2A53C" w:rsidR="002B2173" w:rsidRDefault="002B2173" w:rsidP="00C86E8E">
            <w:pPr>
              <w:jc w:val="left"/>
              <w:rPr>
                <w:i/>
                <w:iCs w:val="0"/>
              </w:rPr>
            </w:pPr>
            <w:r>
              <w:rPr>
                <w:i/>
                <w:iCs w:val="0"/>
              </w:rPr>
              <w:t>Adapt document based on our online meeting 1.7.2016</w:t>
            </w:r>
          </w:p>
        </w:tc>
        <w:tc>
          <w:tcPr>
            <w:tcW w:w="2551" w:type="dxa"/>
          </w:tcPr>
          <w:p w14:paraId="3A6FB82B" w14:textId="5AB33913" w:rsidR="002B2173" w:rsidRDefault="002B2173" w:rsidP="00C86E8E">
            <w:pPr>
              <w:jc w:val="left"/>
            </w:pPr>
            <w:r>
              <w:t>Christoph Stocker</w:t>
            </w:r>
          </w:p>
        </w:tc>
        <w:tc>
          <w:tcPr>
            <w:tcW w:w="1134" w:type="dxa"/>
          </w:tcPr>
          <w:p w14:paraId="6AF90B7B" w14:textId="28A17D8C" w:rsidR="002B2173" w:rsidRDefault="002B2173" w:rsidP="00C86E8E">
            <w:pPr>
              <w:jc w:val="left"/>
            </w:pPr>
            <w:r>
              <w:t>4.7.2016</w:t>
            </w:r>
          </w:p>
        </w:tc>
      </w:tr>
    </w:tbl>
    <w:p w14:paraId="28565749" w14:textId="77777777" w:rsidR="000E42A6" w:rsidRPr="00BB0D4D" w:rsidRDefault="000E42A6" w:rsidP="000E42A6">
      <w:pPr>
        <w:pStyle w:val="berschrift1"/>
      </w:pPr>
      <w:bookmarkStart w:id="2" w:name="_Toc457201317"/>
      <w:r w:rsidRPr="00BB0D4D">
        <w:t>Introduction</w:t>
      </w:r>
      <w:bookmarkEnd w:id="2"/>
    </w:p>
    <w:p w14:paraId="135F413F" w14:textId="52DD53C9" w:rsidR="00F628D2" w:rsidRPr="00BB0D4D" w:rsidRDefault="00F628D2" w:rsidP="00F628D2">
      <w:r w:rsidRPr="00BB0D4D">
        <w:t xml:space="preserve">This section gives a scope description and overview of everything included in this SRS document. </w:t>
      </w:r>
      <w:r w:rsidR="00095AC1" w:rsidRPr="00BB0D4D">
        <w:t>In addition</w:t>
      </w:r>
      <w:r w:rsidRPr="00BB0D4D">
        <w:t xml:space="preserve">, the purpose for this document </w:t>
      </w:r>
      <w:proofErr w:type="gramStart"/>
      <w:r w:rsidRPr="00BB0D4D">
        <w:t>is described</w:t>
      </w:r>
      <w:proofErr w:type="gramEnd"/>
      <w:r w:rsidRPr="00BB0D4D">
        <w:t xml:space="preserve"> and a list of abbreviations and definitions is provided.</w:t>
      </w:r>
    </w:p>
    <w:p w14:paraId="4856CA6E" w14:textId="77777777" w:rsidR="000E42A6" w:rsidRPr="00BB0D4D" w:rsidRDefault="000E42A6" w:rsidP="000E42A6">
      <w:pPr>
        <w:pStyle w:val="berschrift2"/>
      </w:pPr>
      <w:bookmarkStart w:id="3" w:name="_Toc457201318"/>
      <w:r w:rsidRPr="00BB0D4D">
        <w:t>Purpose</w:t>
      </w:r>
      <w:bookmarkEnd w:id="3"/>
    </w:p>
    <w:p w14:paraId="44A0AECF" w14:textId="77777777" w:rsidR="000E42A6" w:rsidRPr="00BB0D4D" w:rsidRDefault="00F628D2" w:rsidP="000E42A6">
      <w:r w:rsidRPr="00BB0D4D">
        <w:t xml:space="preserve">The purpose of this document is to give a detailed description of </w:t>
      </w:r>
      <w:r w:rsidR="00162547">
        <w:t>all needed</w:t>
      </w:r>
      <w:r w:rsidRPr="00BB0D4D">
        <w:t xml:space="preserve"> requirements </w:t>
      </w:r>
      <w:r w:rsidR="00162547">
        <w:t xml:space="preserve">for the </w:t>
      </w:r>
      <w:r w:rsidR="006C13C8">
        <w:t>DDMoRe</w:t>
      </w:r>
      <w:r w:rsidR="00162547">
        <w:t xml:space="preserve"> system</w:t>
      </w:r>
      <w:r w:rsidR="00133CB4">
        <w:t>.</w:t>
      </w:r>
      <w:r w:rsidRPr="00BB0D4D">
        <w:t xml:space="preserve"> It will explain system constraints, interface and interactions with other external </w:t>
      </w:r>
      <w:r w:rsidR="00F06830">
        <w:t>systems</w:t>
      </w:r>
      <w:r w:rsidRPr="00BB0D4D">
        <w:t xml:space="preserve">. This document </w:t>
      </w:r>
      <w:proofErr w:type="gramStart"/>
      <w:r w:rsidRPr="00BB0D4D">
        <w:t>is primarily intended to be proposed</w:t>
      </w:r>
      <w:proofErr w:type="gramEnd"/>
      <w:r w:rsidRPr="00BB0D4D">
        <w:t xml:space="preserve"> to a customer for its approval and a reference for developing the first version of the system for the development team.</w:t>
      </w:r>
    </w:p>
    <w:p w14:paraId="635F14A9" w14:textId="77777777" w:rsidR="000E42A6" w:rsidRPr="00BB0D4D" w:rsidRDefault="000E42A6" w:rsidP="000E42A6">
      <w:pPr>
        <w:pStyle w:val="berschrift2"/>
      </w:pPr>
      <w:bookmarkStart w:id="4" w:name="_Toc457201319"/>
      <w:r w:rsidRPr="00BB0D4D">
        <w:t>Scope</w:t>
      </w:r>
      <w:bookmarkEnd w:id="4"/>
    </w:p>
    <w:p w14:paraId="51A892F3" w14:textId="77777777" w:rsidR="00A72A70" w:rsidRDefault="00A72A70" w:rsidP="00E51116">
      <w:pPr>
        <w:spacing w:line="240" w:lineRule="auto"/>
        <w:rPr>
          <w:sz w:val="22"/>
          <w:szCs w:val="22"/>
        </w:rPr>
      </w:pPr>
      <w:proofErr w:type="gramStart"/>
      <w:r w:rsidRPr="00A72A70">
        <w:rPr>
          <w:sz w:val="22"/>
          <w:szCs w:val="22"/>
        </w:rPr>
        <w:t xml:space="preserve">The goal of the </w:t>
      </w:r>
      <w:r>
        <w:rPr>
          <w:sz w:val="22"/>
          <w:szCs w:val="22"/>
        </w:rPr>
        <w:t>project</w:t>
      </w:r>
      <w:r w:rsidRPr="00A72A70">
        <w:rPr>
          <w:sz w:val="22"/>
          <w:szCs w:val="22"/>
        </w:rPr>
        <w:t xml:space="preserve"> is to further develop the tool for tracking and reporting the provenance of activities, entities and decisions making up a </w:t>
      </w:r>
      <w:proofErr w:type="spellStart"/>
      <w:r w:rsidRPr="00A72A70">
        <w:rPr>
          <w:sz w:val="22"/>
          <w:szCs w:val="22"/>
        </w:rPr>
        <w:t>pharmacometric</w:t>
      </w:r>
      <w:proofErr w:type="spellEnd"/>
      <w:r w:rsidRPr="00A72A70">
        <w:rPr>
          <w:sz w:val="22"/>
          <w:szCs w:val="22"/>
        </w:rPr>
        <w:t xml:space="preserve"> data analysis project, with a view to facilitating updates of aspects of the analysis, or the entire analysis, after changes to inputs, and to facilitating reporting: audit logs, QC checklists and run records are three central examples.</w:t>
      </w:r>
      <w:proofErr w:type="gramEnd"/>
    </w:p>
    <w:p w14:paraId="4B1A6246" w14:textId="77777777" w:rsidR="00A72A70" w:rsidRDefault="00A72A70" w:rsidP="00A72A70">
      <w:pPr>
        <w:spacing w:line="240" w:lineRule="auto"/>
        <w:rPr>
          <w:sz w:val="22"/>
          <w:szCs w:val="22"/>
        </w:rPr>
      </w:pPr>
      <w:r w:rsidRPr="00A72A70">
        <w:rPr>
          <w:sz w:val="22"/>
          <w:szCs w:val="22"/>
        </w:rPr>
        <w:t>Main features for a minimum deliverable</w:t>
      </w:r>
    </w:p>
    <w:p w14:paraId="4E38E3C8" w14:textId="77777777" w:rsidR="00A72A70" w:rsidRPr="00A72A70" w:rsidRDefault="00A72A70" w:rsidP="00E40E1A">
      <w:pPr>
        <w:pStyle w:val="Listenabsatz"/>
        <w:numPr>
          <w:ilvl w:val="0"/>
          <w:numId w:val="4"/>
        </w:numPr>
        <w:spacing w:line="240" w:lineRule="auto"/>
        <w:rPr>
          <w:sz w:val="22"/>
          <w:szCs w:val="22"/>
        </w:rPr>
      </w:pPr>
      <w:r w:rsidRPr="00A72A70">
        <w:rPr>
          <w:sz w:val="22"/>
          <w:szCs w:val="22"/>
        </w:rPr>
        <w:t xml:space="preserve">Track entities, activities, decisions within a project, and how they relate to one another </w:t>
      </w:r>
    </w:p>
    <w:p w14:paraId="77874D04" w14:textId="77777777" w:rsidR="00A72A70" w:rsidRPr="00A72A70" w:rsidRDefault="00A72A70" w:rsidP="00E40E1A">
      <w:pPr>
        <w:pStyle w:val="Listenabsatz"/>
        <w:numPr>
          <w:ilvl w:val="0"/>
          <w:numId w:val="4"/>
        </w:numPr>
        <w:spacing w:line="240" w:lineRule="auto"/>
        <w:rPr>
          <w:sz w:val="22"/>
          <w:szCs w:val="22"/>
        </w:rPr>
      </w:pPr>
      <w:r w:rsidRPr="00A72A70">
        <w:rPr>
          <w:sz w:val="22"/>
          <w:szCs w:val="22"/>
        </w:rPr>
        <w:t xml:space="preserve">Basic visualizations of these relationships </w:t>
      </w:r>
    </w:p>
    <w:p w14:paraId="1CA278BC" w14:textId="77777777" w:rsidR="00A72A70" w:rsidRPr="00A72A70" w:rsidRDefault="00A72A70" w:rsidP="00E40E1A">
      <w:pPr>
        <w:pStyle w:val="Listenabsatz"/>
        <w:numPr>
          <w:ilvl w:val="0"/>
          <w:numId w:val="4"/>
        </w:numPr>
        <w:spacing w:line="240" w:lineRule="auto"/>
        <w:rPr>
          <w:sz w:val="22"/>
          <w:szCs w:val="22"/>
        </w:rPr>
      </w:pPr>
      <w:r w:rsidRPr="00A72A70">
        <w:rPr>
          <w:sz w:val="22"/>
          <w:szCs w:val="22"/>
        </w:rPr>
        <w:t>Extraction of information for reporting</w:t>
      </w:r>
    </w:p>
    <w:p w14:paraId="1FFE7587" w14:textId="77777777" w:rsidR="00EB6D96" w:rsidRDefault="003C1346">
      <w:pPr>
        <w:spacing w:after="200"/>
        <w:jc w:val="left"/>
      </w:pPr>
      <w:r w:rsidRPr="003C1346">
        <w:rPr>
          <w:sz w:val="22"/>
          <w:szCs w:val="22"/>
        </w:rPr>
        <w:t xml:space="preserve">References to the part that scinteco will provide is specified in Project Components as “BWF” (Browser Work Flow) </w:t>
      </w:r>
      <w:r w:rsidR="00EB6D96">
        <w:br w:type="page"/>
      </w:r>
    </w:p>
    <w:p w14:paraId="7FEF7C7A" w14:textId="77777777" w:rsidR="00F628D2" w:rsidRPr="00BB0D4D" w:rsidRDefault="003437EF" w:rsidP="00F628D2">
      <w:pPr>
        <w:pStyle w:val="berschrift1"/>
      </w:pPr>
      <w:bookmarkStart w:id="5" w:name="_Toc457201320"/>
      <w:r w:rsidRPr="00BB0D4D">
        <w:lastRenderedPageBreak/>
        <w:t>Overall d</w:t>
      </w:r>
      <w:r w:rsidR="00F628D2" w:rsidRPr="00BB0D4D">
        <w:t>escription</w:t>
      </w:r>
      <w:bookmarkEnd w:id="5"/>
    </w:p>
    <w:p w14:paraId="21875C9E" w14:textId="77777777" w:rsidR="003437EF" w:rsidRPr="00BB0D4D" w:rsidRDefault="003437EF" w:rsidP="003437EF">
      <w:r w:rsidRPr="00BB0D4D">
        <w:t xml:space="preserve">This section will give an overview of the whole </w:t>
      </w:r>
      <w:r w:rsidR="00D40B2A">
        <w:t>integration</w:t>
      </w:r>
      <w:r w:rsidRPr="00BB0D4D">
        <w:t xml:space="preserve">. The system </w:t>
      </w:r>
      <w:proofErr w:type="gramStart"/>
      <w:r w:rsidRPr="00BB0D4D">
        <w:t>will be explained</w:t>
      </w:r>
      <w:proofErr w:type="gramEnd"/>
      <w:r w:rsidRPr="00BB0D4D">
        <w:t xml:space="preserve"> in its context to show how the system interacts with other systems and introduce the basic functionality of it. It will also describe what type of stakeholders will use the system and what functionality is available for each type. At last, the constraints and assumptions for the system </w:t>
      </w:r>
      <w:proofErr w:type="gramStart"/>
      <w:r w:rsidRPr="00BB0D4D">
        <w:t>will be presented</w:t>
      </w:r>
      <w:proofErr w:type="gramEnd"/>
      <w:r w:rsidRPr="00BB0D4D">
        <w:t>.</w:t>
      </w:r>
    </w:p>
    <w:p w14:paraId="60F8DC75" w14:textId="77777777" w:rsidR="00F628D2" w:rsidRPr="00BB0D4D" w:rsidRDefault="003437EF" w:rsidP="00F628D2">
      <w:pPr>
        <w:pStyle w:val="berschrift2"/>
      </w:pPr>
      <w:bookmarkStart w:id="6" w:name="_Toc457201321"/>
      <w:r w:rsidRPr="00BB0D4D">
        <w:t>Product perspective</w:t>
      </w:r>
      <w:bookmarkEnd w:id="6"/>
    </w:p>
    <w:p w14:paraId="1DCFCAD8" w14:textId="01110316" w:rsidR="001D52C7" w:rsidRDefault="003C1346" w:rsidP="00DD7979">
      <w:pPr>
        <w:jc w:val="left"/>
      </w:pPr>
      <w:r>
        <w:t xml:space="preserve">The </w:t>
      </w:r>
      <w:r w:rsidR="00A7646D" w:rsidRPr="003C1346">
        <w:rPr>
          <w:sz w:val="22"/>
          <w:szCs w:val="22"/>
        </w:rPr>
        <w:t>BWF</w:t>
      </w:r>
      <w:r w:rsidR="00A7646D">
        <w:rPr>
          <w:sz w:val="22"/>
          <w:szCs w:val="22"/>
        </w:rPr>
        <w:t xml:space="preserve"> </w:t>
      </w:r>
      <w:r w:rsidR="00A7646D">
        <w:t xml:space="preserve">system </w:t>
      </w:r>
      <w:proofErr w:type="gramStart"/>
      <w:r w:rsidR="00A7646D">
        <w:t>is planned</w:t>
      </w:r>
      <w:proofErr w:type="gramEnd"/>
      <w:r w:rsidR="00A7646D">
        <w:t xml:space="preserve"> as a web application accessing</w:t>
      </w:r>
      <w:r w:rsidR="001D52C7">
        <w:t xml:space="preserve"> the following provided services:</w:t>
      </w:r>
    </w:p>
    <w:p w14:paraId="04B02190" w14:textId="0F965C1E" w:rsidR="001D52C7" w:rsidRDefault="001D52C7" w:rsidP="001D52C7">
      <w:pPr>
        <w:pStyle w:val="Listenabsatz"/>
        <w:numPr>
          <w:ilvl w:val="0"/>
          <w:numId w:val="52"/>
        </w:numPr>
        <w:jc w:val="left"/>
      </w:pPr>
      <w:r>
        <w:t>REST data service to get all the relevant information – e.g., projects, users, …</w:t>
      </w:r>
    </w:p>
    <w:p w14:paraId="462E6426" w14:textId="1545519F" w:rsidR="000857BA" w:rsidRDefault="001D52C7" w:rsidP="001D52C7">
      <w:pPr>
        <w:pStyle w:val="Listenabsatz"/>
        <w:numPr>
          <w:ilvl w:val="0"/>
          <w:numId w:val="52"/>
        </w:numPr>
        <w:jc w:val="left"/>
      </w:pPr>
      <w:r>
        <w:t>Authentication and Authorization service to do login and query user roles.</w:t>
      </w:r>
    </w:p>
    <w:p w14:paraId="25B96627" w14:textId="77777777" w:rsidR="003437EF" w:rsidRDefault="003437EF" w:rsidP="003437EF">
      <w:pPr>
        <w:pStyle w:val="berschrift2"/>
      </w:pPr>
      <w:bookmarkStart w:id="7" w:name="_Toc457201322"/>
      <w:r w:rsidRPr="00BB0D4D">
        <w:t>Product functions</w:t>
      </w:r>
      <w:bookmarkEnd w:id="7"/>
    </w:p>
    <w:p w14:paraId="72471857" w14:textId="700AEDBC" w:rsidR="007B53D7" w:rsidRPr="0067047E" w:rsidRDefault="007B53D7" w:rsidP="007B53D7">
      <w:r w:rsidRPr="0067047E">
        <w:t>The product provides:</w:t>
      </w:r>
    </w:p>
    <w:p w14:paraId="2A7AF420" w14:textId="545C5D16" w:rsidR="007B53D7" w:rsidRPr="0067047E" w:rsidRDefault="007B53D7" w:rsidP="00E40E1A">
      <w:pPr>
        <w:pStyle w:val="Listenabsatz"/>
        <w:numPr>
          <w:ilvl w:val="0"/>
          <w:numId w:val="10"/>
        </w:numPr>
      </w:pPr>
      <w:r w:rsidRPr="0067047E">
        <w:t>Project page that shows files</w:t>
      </w:r>
      <w:r w:rsidR="0096146D">
        <w:t>,</w:t>
      </w:r>
      <w:r w:rsidRPr="0067047E">
        <w:t xml:space="preserve"> metadata</w:t>
      </w:r>
      <w:r w:rsidR="0096146D">
        <w:t xml:space="preserve"> and recent activities on the project</w:t>
      </w:r>
    </w:p>
    <w:p w14:paraId="38017674" w14:textId="623BFE9F" w:rsidR="007B53D7" w:rsidRPr="0067047E" w:rsidRDefault="007B53D7" w:rsidP="00E40E1A">
      <w:pPr>
        <w:pStyle w:val="Listenabsatz"/>
        <w:numPr>
          <w:ilvl w:val="0"/>
          <w:numId w:val="10"/>
        </w:numPr>
      </w:pPr>
      <w:r w:rsidRPr="0067047E">
        <w:t>The user can add/ modify metadata (e.g. Tags, QC)</w:t>
      </w:r>
    </w:p>
    <w:p w14:paraId="2100B178" w14:textId="5BCCFE24" w:rsidR="007B53D7" w:rsidRPr="0067047E" w:rsidRDefault="007B53D7" w:rsidP="00E40E1A">
      <w:pPr>
        <w:pStyle w:val="Listenabsatz"/>
        <w:numPr>
          <w:ilvl w:val="0"/>
          <w:numId w:val="10"/>
        </w:numPr>
      </w:pPr>
      <w:r w:rsidRPr="0067047E">
        <w:t>The user can add/ modify assumptions</w:t>
      </w:r>
    </w:p>
    <w:p w14:paraId="32A4152C" w14:textId="1740F1B9" w:rsidR="007B53D7" w:rsidRPr="0067047E" w:rsidRDefault="007B53D7" w:rsidP="00E40E1A">
      <w:pPr>
        <w:pStyle w:val="Listenabsatz"/>
        <w:numPr>
          <w:ilvl w:val="0"/>
          <w:numId w:val="10"/>
        </w:numPr>
      </w:pPr>
      <w:r w:rsidRPr="0067047E">
        <w:t>The user can add/ modify decisions</w:t>
      </w:r>
    </w:p>
    <w:p w14:paraId="5490AE53" w14:textId="1F91AD87" w:rsidR="00BE0D3B" w:rsidRPr="00202D3F" w:rsidRDefault="007B53D7" w:rsidP="003437EF">
      <w:pPr>
        <w:pStyle w:val="Listenabsatz"/>
        <w:numPr>
          <w:ilvl w:val="0"/>
          <w:numId w:val="10"/>
        </w:numPr>
        <w:rPr>
          <w:strike/>
        </w:rPr>
      </w:pPr>
      <w:r w:rsidRPr="00202D3F">
        <w:t>The user can export data.</w:t>
      </w:r>
    </w:p>
    <w:p w14:paraId="4D7C7CEB" w14:textId="77777777" w:rsidR="003437EF" w:rsidRDefault="003437EF" w:rsidP="003437EF">
      <w:pPr>
        <w:pStyle w:val="berschrift2"/>
      </w:pPr>
      <w:bookmarkStart w:id="8" w:name="_Toc457201323"/>
      <w:r w:rsidRPr="00BB0D4D">
        <w:t>User characteristics</w:t>
      </w:r>
      <w:bookmarkEnd w:id="8"/>
    </w:p>
    <w:p w14:paraId="36F771C3" w14:textId="442578AD" w:rsidR="00EF27E5" w:rsidRPr="00EF27E5" w:rsidRDefault="007325C1" w:rsidP="00EF27E5">
      <w:r>
        <w:t xml:space="preserve">For the whole </w:t>
      </w:r>
      <w:r w:rsidR="00095AC1">
        <w:t>document,</w:t>
      </w:r>
      <w:r>
        <w:t xml:space="preserve"> a User </w:t>
      </w:r>
      <w:proofErr w:type="gramStart"/>
      <w:r>
        <w:t>is</w:t>
      </w:r>
      <w:r w:rsidR="00815A2A">
        <w:t xml:space="preserve"> defined</w:t>
      </w:r>
      <w:proofErr w:type="gramEnd"/>
      <w:r w:rsidR="00815A2A">
        <w:t xml:space="preserve"> as</w:t>
      </w:r>
      <w:r>
        <w:t xml:space="preserve"> a Scientist or a Manager</w:t>
      </w:r>
      <w:r w:rsidR="00AF2EE5">
        <w:t>.</w:t>
      </w:r>
      <w:r>
        <w:t xml:space="preserve"> </w:t>
      </w:r>
      <w:r w:rsidR="00AF2EE5">
        <w:t>A</w:t>
      </w:r>
      <w:r>
        <w:t xml:space="preserve"> Manger could also be a Scientist.</w:t>
      </w:r>
    </w:p>
    <w:p w14:paraId="46659278" w14:textId="41B0DEE9" w:rsidR="00B10E82" w:rsidRPr="0067047E" w:rsidRDefault="00B10E82" w:rsidP="00B10E82">
      <w:pPr>
        <w:pStyle w:val="berschrift4"/>
      </w:pPr>
      <w:r w:rsidRPr="0067047E">
        <w:t>Scientist</w:t>
      </w:r>
    </w:p>
    <w:p w14:paraId="76BCC900" w14:textId="101A4501" w:rsidR="00B10E82" w:rsidRPr="0067047E" w:rsidRDefault="00B10E82" w:rsidP="00B10E82">
      <w:r w:rsidRPr="0067047E">
        <w:t>A Scientist can access projects, assigned files and perform activities on projects and the assigned files</w:t>
      </w:r>
      <w:r w:rsidR="006D740D">
        <w:t>.</w:t>
      </w:r>
    </w:p>
    <w:p w14:paraId="78449319" w14:textId="77777777" w:rsidR="00B10E82" w:rsidRPr="0067047E" w:rsidRDefault="00B10E82" w:rsidP="00B10E82">
      <w:pPr>
        <w:pStyle w:val="berschrift4"/>
      </w:pPr>
      <w:r w:rsidRPr="0067047E">
        <w:t>Manager</w:t>
      </w:r>
    </w:p>
    <w:p w14:paraId="24D7B372" w14:textId="6399BBC9" w:rsidR="00B10E82" w:rsidRPr="0067047E" w:rsidRDefault="00533728" w:rsidP="00B10E82">
      <w:r>
        <w:t>A Manager is responsible for a t</w:t>
      </w:r>
      <w:r w:rsidR="00B10E82" w:rsidRPr="0067047E">
        <w:t xml:space="preserve">eam of Scientists and can access their work </w:t>
      </w:r>
      <w:r w:rsidR="003F6D85">
        <w:t xml:space="preserve">(projects) </w:t>
      </w:r>
      <w:r w:rsidR="00B10E82" w:rsidRPr="0067047E">
        <w:t>readonly</w:t>
      </w:r>
      <w:r w:rsidR="00537B60">
        <w:t>.</w:t>
      </w:r>
    </w:p>
    <w:p w14:paraId="3BD12A40" w14:textId="5FB4D506" w:rsidR="00BE0D3B" w:rsidRPr="0067047E" w:rsidRDefault="00B10E82" w:rsidP="00B10E82">
      <w:pPr>
        <w:pStyle w:val="berschrift4"/>
      </w:pPr>
      <w:r w:rsidRPr="0067047E">
        <w:t>Reviewer</w:t>
      </w:r>
    </w:p>
    <w:p w14:paraId="3730F603" w14:textId="10127816" w:rsidR="00B10E82" w:rsidRPr="0067047E" w:rsidRDefault="00B10E82" w:rsidP="00B10E82">
      <w:r w:rsidRPr="0067047E">
        <w:t>Reviewer is not a user role. The classification as Reviewer depends on the project.</w:t>
      </w:r>
      <w:r w:rsidR="000645EF">
        <w:t xml:space="preserve"> </w:t>
      </w:r>
      <w:proofErr w:type="gramStart"/>
      <w:r w:rsidR="000645EF">
        <w:t>A Reviewer for a project is assigned by its owner</w:t>
      </w:r>
      <w:r w:rsidR="00C129A3">
        <w:t>s</w:t>
      </w:r>
      <w:proofErr w:type="gramEnd"/>
      <w:r w:rsidR="000645EF">
        <w:t>.</w:t>
      </w:r>
    </w:p>
    <w:p w14:paraId="15A2E176" w14:textId="77777777" w:rsidR="00EB6D96" w:rsidRPr="00BE0D3B" w:rsidRDefault="00EB6D96" w:rsidP="00B82D8A">
      <w:pPr>
        <w:spacing w:after="200"/>
        <w:rPr>
          <w:strike/>
        </w:rPr>
      </w:pPr>
      <w:r w:rsidRPr="00BE0D3B">
        <w:rPr>
          <w:strike/>
        </w:rPr>
        <w:br w:type="page"/>
      </w:r>
    </w:p>
    <w:p w14:paraId="224923E6" w14:textId="77777777" w:rsidR="003437EF" w:rsidRPr="00BB0D4D" w:rsidRDefault="003437EF" w:rsidP="003437EF">
      <w:pPr>
        <w:pStyle w:val="berschrift1"/>
      </w:pPr>
      <w:bookmarkStart w:id="9" w:name="_Toc457201324"/>
      <w:r w:rsidRPr="00BB0D4D">
        <w:lastRenderedPageBreak/>
        <w:t>Requirements</w:t>
      </w:r>
      <w:bookmarkEnd w:id="9"/>
    </w:p>
    <w:p w14:paraId="6AF2E6F9" w14:textId="77777777" w:rsidR="0008521A" w:rsidRPr="00BB0D4D" w:rsidRDefault="003437EF" w:rsidP="003437EF">
      <w:r w:rsidRPr="00BB0D4D">
        <w:t>This section contains all of the functional and quality requirements of the system. It gives a detailed description of the system and all its features.</w:t>
      </w:r>
    </w:p>
    <w:p w14:paraId="0393D60C" w14:textId="77777777" w:rsidR="003437EF" w:rsidRPr="00BB0D4D" w:rsidRDefault="003437EF" w:rsidP="003437EF">
      <w:pPr>
        <w:pStyle w:val="berschrift2"/>
      </w:pPr>
      <w:bookmarkStart w:id="10" w:name="_Toc457201325"/>
      <w:r w:rsidRPr="00BB0D4D">
        <w:t>Functional requirements</w:t>
      </w:r>
      <w:bookmarkEnd w:id="10"/>
    </w:p>
    <w:p w14:paraId="598739F0" w14:textId="77777777" w:rsidR="0008521A" w:rsidRDefault="00572B52" w:rsidP="00572B52">
      <w:r w:rsidRPr="00BB0D4D">
        <w:t>This section includes the re</w:t>
      </w:r>
      <w:r w:rsidR="0097509E">
        <w:t>quirements that specify the actions added to</w:t>
      </w:r>
      <w:r w:rsidRPr="00BB0D4D">
        <w:t xml:space="preserve"> the software system.</w:t>
      </w:r>
    </w:p>
    <w:p w14:paraId="42961445" w14:textId="43428562" w:rsidR="002436FC" w:rsidRDefault="002436FC" w:rsidP="002436FC">
      <w:pPr>
        <w:pStyle w:val="berschrift3"/>
      </w:pPr>
      <w:bookmarkStart w:id="11" w:name="_Toc457201326"/>
      <w:r>
        <w:t>General</w:t>
      </w:r>
      <w:bookmarkEnd w:id="11"/>
    </w:p>
    <w:p w14:paraId="6A03E407" w14:textId="34479FA5" w:rsidR="002436FC" w:rsidRPr="0067047E" w:rsidRDefault="002436FC" w:rsidP="002436FC">
      <w:pPr>
        <w:pStyle w:val="berschrift4"/>
      </w:pPr>
      <w:r w:rsidRPr="0067047E">
        <w:t>FR1001 – Login</w:t>
      </w:r>
    </w:p>
    <w:p w14:paraId="3FDA4F52" w14:textId="55F2907E" w:rsidR="002436FC" w:rsidRPr="0067047E" w:rsidRDefault="002436FC" w:rsidP="00BE1BA8">
      <w:pPr>
        <w:jc w:val="left"/>
      </w:pPr>
      <w:r w:rsidRPr="0067047E">
        <w:t>The user can login into the application by providing username and password.</w:t>
      </w:r>
      <w:r w:rsidR="00BE1BA8">
        <w:t xml:space="preserve"> </w:t>
      </w:r>
      <w:r w:rsidRPr="0067047E">
        <w:t xml:space="preserve">The user </w:t>
      </w:r>
      <w:proofErr w:type="gramStart"/>
      <w:r w:rsidRPr="0067047E">
        <w:t>is assigned</w:t>
      </w:r>
      <w:proofErr w:type="gramEnd"/>
      <w:r w:rsidRPr="0067047E">
        <w:t xml:space="preserve"> to one of </w:t>
      </w:r>
      <w:r w:rsidR="00875259">
        <w:t>t</w:t>
      </w:r>
      <w:r w:rsidRPr="0067047E">
        <w:t>he following roles:</w:t>
      </w:r>
    </w:p>
    <w:p w14:paraId="75A751E8" w14:textId="54DE6B55" w:rsidR="002436FC" w:rsidRPr="0067047E" w:rsidRDefault="00705649" w:rsidP="00E40E1A">
      <w:pPr>
        <w:pStyle w:val="Listenabsatz"/>
        <w:numPr>
          <w:ilvl w:val="0"/>
          <w:numId w:val="5"/>
        </w:numPr>
      </w:pPr>
      <w:r w:rsidRPr="0067047E">
        <w:t>Scientist</w:t>
      </w:r>
      <w:r w:rsidR="002436FC" w:rsidRPr="0067047E">
        <w:t>: A user can create or edit projects</w:t>
      </w:r>
      <w:r w:rsidR="0089140E">
        <w:t>.</w:t>
      </w:r>
    </w:p>
    <w:p w14:paraId="0D60E97E" w14:textId="616CC04F" w:rsidR="002436FC" w:rsidRPr="0067047E" w:rsidRDefault="002436FC" w:rsidP="00E40E1A">
      <w:pPr>
        <w:pStyle w:val="Listenabsatz"/>
        <w:numPr>
          <w:ilvl w:val="0"/>
          <w:numId w:val="5"/>
        </w:numPr>
      </w:pPr>
      <w:r w:rsidRPr="0067047E">
        <w:t xml:space="preserve">Manager: A manager has one to many users. A manager has automatically read access to the projects of the assigned users. In </w:t>
      </w:r>
      <w:r w:rsidR="00147A16" w:rsidRPr="0067047E">
        <w:t>addition,</w:t>
      </w:r>
      <w:r w:rsidRPr="0067047E">
        <w:t xml:space="preserve"> the manager can use the same functionality as a </w:t>
      </w:r>
      <w:r w:rsidR="00705649" w:rsidRPr="0067047E">
        <w:t>scientist</w:t>
      </w:r>
      <w:r w:rsidRPr="0067047E">
        <w:t>.</w:t>
      </w:r>
    </w:p>
    <w:p w14:paraId="4067F3DD" w14:textId="65FE92C4" w:rsidR="0078263D" w:rsidRPr="0067047E" w:rsidRDefault="0078263D" w:rsidP="0078263D">
      <w:pPr>
        <w:pStyle w:val="berschrift4"/>
      </w:pPr>
      <w:r w:rsidRPr="0067047E">
        <w:t>FR1002 – Copy Tables</w:t>
      </w:r>
    </w:p>
    <w:p w14:paraId="353239A7" w14:textId="5B8AC22E" w:rsidR="0078263D" w:rsidRDefault="0078263D" w:rsidP="0078263D">
      <w:r w:rsidRPr="0067047E">
        <w:t>The user can copy the content of a table and paste it into a Word File</w:t>
      </w:r>
      <w:r w:rsidR="00B46424">
        <w:t>. On copy, the content of a table is</w:t>
      </w:r>
      <w:r w:rsidR="00881A5C">
        <w:t xml:space="preserve"> available</w:t>
      </w:r>
      <w:r w:rsidR="00B46424">
        <w:t xml:space="preserve"> in the clipboard, so the user can paste it into Word</w:t>
      </w:r>
      <w:r w:rsidR="00881A5C">
        <w:t xml:space="preserve"> or whatever</w:t>
      </w:r>
      <w:r w:rsidR="00B46424">
        <w:t>.</w:t>
      </w:r>
      <w:r w:rsidR="00190451">
        <w:t xml:space="preserve"> </w:t>
      </w:r>
      <w:r w:rsidR="00147A16">
        <w:t>A user can select two different content types</w:t>
      </w:r>
      <w:r w:rsidR="00190451">
        <w:t xml:space="preserve"> to copy into clipboard:</w:t>
      </w:r>
    </w:p>
    <w:p w14:paraId="12491015" w14:textId="638E73CD" w:rsidR="00190451" w:rsidRDefault="00190451" w:rsidP="00B70CD6">
      <w:pPr>
        <w:pStyle w:val="Listenabsatz"/>
        <w:numPr>
          <w:ilvl w:val="0"/>
          <w:numId w:val="51"/>
        </w:numPr>
      </w:pPr>
      <w:r w:rsidRPr="00D367CF">
        <w:t>Text</w:t>
      </w:r>
      <w:r>
        <w:t xml:space="preserve"> (CSV format – semicolon as delimiter)</w:t>
      </w:r>
    </w:p>
    <w:p w14:paraId="58A30539" w14:textId="4CC137FB" w:rsidR="00190451" w:rsidRPr="00D367CF" w:rsidRDefault="00190451" w:rsidP="00B70CD6">
      <w:pPr>
        <w:pStyle w:val="Listenabsatz"/>
        <w:numPr>
          <w:ilvl w:val="0"/>
          <w:numId w:val="51"/>
        </w:numPr>
      </w:pPr>
      <w:r>
        <w:t>HTML</w:t>
      </w:r>
    </w:p>
    <w:p w14:paraId="0CD054E9" w14:textId="40E21872" w:rsidR="000D7707" w:rsidRPr="0067047E" w:rsidRDefault="000D7707" w:rsidP="000D7707">
      <w:pPr>
        <w:pStyle w:val="berschrift4"/>
      </w:pPr>
      <w:r w:rsidRPr="0067047E">
        <w:t>FR1003 – Show projects by owner</w:t>
      </w:r>
    </w:p>
    <w:p w14:paraId="3CD0A2C2" w14:textId="7A4D3E25" w:rsidR="000D7707" w:rsidRPr="0067047E" w:rsidRDefault="000D7707" w:rsidP="000D7707">
      <w:r w:rsidRPr="0067047E">
        <w:t xml:space="preserve">A </w:t>
      </w:r>
      <w:commentRangeStart w:id="12"/>
      <w:commentRangeStart w:id="13"/>
      <w:r w:rsidRPr="0067047E">
        <w:t>user</w:t>
      </w:r>
      <w:commentRangeEnd w:id="12"/>
      <w:r w:rsidR="00561D96">
        <w:rPr>
          <w:rStyle w:val="Kommentarzeichen"/>
        </w:rPr>
        <w:commentReference w:id="12"/>
      </w:r>
      <w:commentRangeEnd w:id="13"/>
      <w:r w:rsidR="007510D5">
        <w:rPr>
          <w:rStyle w:val="Kommentarzeichen"/>
        </w:rPr>
        <w:commentReference w:id="13"/>
      </w:r>
      <w:r w:rsidRPr="0067047E">
        <w:t xml:space="preserve"> can show a list of the projects where he is the owner. A scientist can access </w:t>
      </w:r>
      <w:r w:rsidR="009D2A16">
        <w:t xml:space="preserve">only </w:t>
      </w:r>
      <w:r w:rsidRPr="0067047E">
        <w:t>his own projects</w:t>
      </w:r>
      <w:r w:rsidR="00951864">
        <w:t xml:space="preserve"> and</w:t>
      </w:r>
      <w:r w:rsidRPr="0067047E">
        <w:t xml:space="preserve"> a </w:t>
      </w:r>
      <w:commentRangeStart w:id="14"/>
      <w:r w:rsidRPr="0067047E">
        <w:t>Manager</w:t>
      </w:r>
      <w:commentRangeEnd w:id="14"/>
      <w:r w:rsidR="00561D96">
        <w:rPr>
          <w:rStyle w:val="Kommentarzeichen"/>
        </w:rPr>
        <w:commentReference w:id="14"/>
      </w:r>
      <w:r w:rsidRPr="0067047E">
        <w:t xml:space="preserve"> can access the projects of all assigned users</w:t>
      </w:r>
      <w:r w:rsidR="00951864">
        <w:t xml:space="preserve"> he </w:t>
      </w:r>
      <w:proofErr w:type="gramStart"/>
      <w:r w:rsidR="00951864">
        <w:t>is assigned</w:t>
      </w:r>
      <w:proofErr w:type="gramEnd"/>
      <w:r w:rsidR="00951864">
        <w:t xml:space="preserve"> to</w:t>
      </w:r>
      <w:r w:rsidRPr="0067047E">
        <w:t>.</w:t>
      </w:r>
    </w:p>
    <w:p w14:paraId="299B7BB5" w14:textId="5AABF5CD" w:rsidR="000D7707" w:rsidRPr="0067047E" w:rsidRDefault="000D7707" w:rsidP="000D7707">
      <w:pPr>
        <w:pStyle w:val="berschrift4"/>
      </w:pPr>
      <w:r w:rsidRPr="00A62D59">
        <w:t xml:space="preserve">FR1004 – Show projects by </w:t>
      </w:r>
      <w:proofErr w:type="gramStart"/>
      <w:r w:rsidR="001D1EB7" w:rsidRPr="00A62D59">
        <w:t>Reviewer?</w:t>
      </w:r>
      <w:proofErr w:type="gramEnd"/>
      <w:r w:rsidR="001D1EB7" w:rsidRPr="00A62D59">
        <w:t xml:space="preserve"> </w:t>
      </w:r>
    </w:p>
    <w:p w14:paraId="0771E94B" w14:textId="4FDB54B6" w:rsidR="00483D76" w:rsidRDefault="000D7707" w:rsidP="000D7707">
      <w:r w:rsidRPr="0067047E">
        <w:t xml:space="preserve">A user can show a list of projects where he is assigned as </w:t>
      </w:r>
      <w:r w:rsidR="003D6F3A">
        <w:t>R</w:t>
      </w:r>
      <w:r w:rsidRPr="0067047E">
        <w:t>eviewer.</w:t>
      </w:r>
    </w:p>
    <w:p w14:paraId="1F1318EB" w14:textId="7F7DC651" w:rsidR="00874F14" w:rsidRPr="0067047E" w:rsidRDefault="00874F14" w:rsidP="00874F14">
      <w:pPr>
        <w:pStyle w:val="berschrift4"/>
      </w:pPr>
      <w:r w:rsidRPr="00A62D59">
        <w:t>FR100</w:t>
      </w:r>
      <w:r>
        <w:t>5</w:t>
      </w:r>
      <w:r w:rsidRPr="00A62D59">
        <w:t xml:space="preserve"> – </w:t>
      </w:r>
      <w:r w:rsidR="004C7792">
        <w:t>Multi-Language support (</w:t>
      </w:r>
      <w:proofErr w:type="gramStart"/>
      <w:r>
        <w:t>i18n</w:t>
      </w:r>
      <w:r w:rsidRPr="00A62D59">
        <w:t xml:space="preserve"> </w:t>
      </w:r>
      <w:r w:rsidR="004C7792">
        <w:t>)</w:t>
      </w:r>
      <w:proofErr w:type="gramEnd"/>
    </w:p>
    <w:p w14:paraId="3AAFB56E" w14:textId="4F6BEEAD" w:rsidR="00874F14" w:rsidRPr="0067047E" w:rsidRDefault="00874F14" w:rsidP="00874F14">
      <w:r>
        <w:t xml:space="preserve">The application provides the language English via a property file </w:t>
      </w:r>
      <w:r w:rsidR="008B46C1">
        <w:t xml:space="preserve">and </w:t>
      </w:r>
      <w:proofErr w:type="gramStart"/>
      <w:r>
        <w:t>is therefor</w:t>
      </w:r>
      <w:r w:rsidR="00C05540">
        <w:t>e</w:t>
      </w:r>
      <w:r>
        <w:t xml:space="preserve"> designed</w:t>
      </w:r>
      <w:proofErr w:type="gramEnd"/>
      <w:r>
        <w:t xml:space="preserve"> to easy translate this file into other languages for </w:t>
      </w:r>
      <w:r w:rsidR="00847F4B">
        <w:t>multi-language</w:t>
      </w:r>
      <w:r>
        <w:t xml:space="preserve"> support</w:t>
      </w:r>
      <w:r w:rsidRPr="0067047E">
        <w:t>.</w:t>
      </w:r>
    </w:p>
    <w:p w14:paraId="1302E1EB" w14:textId="70A1A7C5" w:rsidR="002436FC" w:rsidRDefault="002436FC" w:rsidP="002436FC">
      <w:pPr>
        <w:pStyle w:val="berschrift3"/>
      </w:pPr>
      <w:bookmarkStart w:id="15" w:name="_Toc457201327"/>
      <w:r>
        <w:t>Project</w:t>
      </w:r>
      <w:bookmarkEnd w:id="15"/>
    </w:p>
    <w:p w14:paraId="04AE21A3" w14:textId="18435B84" w:rsidR="002436FC" w:rsidRPr="0067047E" w:rsidRDefault="002436FC" w:rsidP="002436FC">
      <w:pPr>
        <w:pStyle w:val="berschrift4"/>
      </w:pPr>
      <w:r w:rsidRPr="0067047E">
        <w:t>FR2001 – Show Project</w:t>
      </w:r>
      <w:r w:rsidR="00066573" w:rsidRPr="0067047E">
        <w:t xml:space="preserve"> </w:t>
      </w:r>
      <w:r w:rsidR="0069166A">
        <w:t xml:space="preserve">parts </w:t>
      </w:r>
      <w:r w:rsidR="00066573" w:rsidRPr="0067047E">
        <w:t>as tables</w:t>
      </w:r>
    </w:p>
    <w:p w14:paraId="367EC8FE" w14:textId="73D19C5C" w:rsidR="00705649" w:rsidRPr="0067047E" w:rsidRDefault="00B160D5" w:rsidP="002436FC">
      <w:r>
        <w:t xml:space="preserve">The </w:t>
      </w:r>
      <w:r w:rsidR="0087341D">
        <w:t>U</w:t>
      </w:r>
      <w:r>
        <w:t xml:space="preserve">ser </w:t>
      </w:r>
      <w:r w:rsidR="00705649" w:rsidRPr="0067047E">
        <w:t>can op</w:t>
      </w:r>
      <w:r w:rsidR="00AB4EC9">
        <w:t>en a project. The P</w:t>
      </w:r>
      <w:r w:rsidR="00705649" w:rsidRPr="0067047E">
        <w:t>roject overview shows Metadata:</w:t>
      </w:r>
    </w:p>
    <w:p w14:paraId="3947D6B9" w14:textId="79A774E0" w:rsidR="00705649" w:rsidRDefault="00705649" w:rsidP="00E40E1A">
      <w:pPr>
        <w:pStyle w:val="Listenabsatz"/>
        <w:numPr>
          <w:ilvl w:val="0"/>
          <w:numId w:val="6"/>
        </w:numPr>
      </w:pPr>
      <w:r>
        <w:t>Project Owner</w:t>
      </w:r>
    </w:p>
    <w:p w14:paraId="1450C522" w14:textId="6AC4DB1D" w:rsidR="00705649" w:rsidRDefault="00705649" w:rsidP="00E40E1A">
      <w:pPr>
        <w:pStyle w:val="Listenabsatz"/>
        <w:numPr>
          <w:ilvl w:val="0"/>
          <w:numId w:val="6"/>
        </w:numPr>
      </w:pPr>
      <w:r>
        <w:t>Reviewer</w:t>
      </w:r>
    </w:p>
    <w:p w14:paraId="0C671CB4" w14:textId="0C8F2FE9" w:rsidR="00705649" w:rsidRDefault="00705649" w:rsidP="00E40E1A">
      <w:pPr>
        <w:pStyle w:val="Listenabsatz"/>
        <w:numPr>
          <w:ilvl w:val="0"/>
          <w:numId w:val="6"/>
        </w:numPr>
      </w:pPr>
      <w:commentRangeStart w:id="16"/>
      <w:r>
        <w:t>Manager</w:t>
      </w:r>
      <w:commentRangeEnd w:id="16"/>
      <w:r w:rsidR="00561D96">
        <w:rPr>
          <w:rStyle w:val="Kommentarzeichen"/>
        </w:rPr>
        <w:commentReference w:id="16"/>
      </w:r>
    </w:p>
    <w:p w14:paraId="6C2DB4F0" w14:textId="12E3BF1C" w:rsidR="00BF1F9F" w:rsidRPr="002B2173" w:rsidRDefault="00BF1F9F" w:rsidP="00E40E1A">
      <w:pPr>
        <w:pStyle w:val="Listenabsatz"/>
        <w:numPr>
          <w:ilvl w:val="0"/>
          <w:numId w:val="6"/>
        </w:numPr>
      </w:pPr>
      <w:r w:rsidRPr="002B2173">
        <w:t>An activity stream for th</w:t>
      </w:r>
      <w:r w:rsidR="00B1121B" w:rsidRPr="002B2173">
        <w:t>e</w:t>
      </w:r>
      <w:r w:rsidRPr="002B2173">
        <w:t xml:space="preserve"> project</w:t>
      </w:r>
    </w:p>
    <w:p w14:paraId="0926B9B3" w14:textId="13EA9315" w:rsidR="00066573" w:rsidRDefault="00705649" w:rsidP="00572B52">
      <w:r w:rsidRPr="0067047E">
        <w:t>The project overview also shows the assigned files and their type</w:t>
      </w:r>
      <w:r w:rsidR="000E4CEE">
        <w:t xml:space="preserve"> which are:</w:t>
      </w:r>
    </w:p>
    <w:p w14:paraId="7D85DFE0" w14:textId="07069189" w:rsidR="000E4CEE" w:rsidRDefault="00C63A9A" w:rsidP="00587B0F">
      <w:pPr>
        <w:pStyle w:val="Listenabsatz"/>
        <w:numPr>
          <w:ilvl w:val="0"/>
          <w:numId w:val="29"/>
        </w:numPr>
      </w:pPr>
      <w:r>
        <w:t>Input files</w:t>
      </w:r>
    </w:p>
    <w:p w14:paraId="5279001F" w14:textId="73D44B63" w:rsidR="00C63A9A" w:rsidRDefault="00C63A9A" w:rsidP="00587B0F">
      <w:pPr>
        <w:pStyle w:val="Listenabsatz"/>
        <w:numPr>
          <w:ilvl w:val="0"/>
          <w:numId w:val="29"/>
        </w:numPr>
      </w:pPr>
      <w:r>
        <w:t>Output files</w:t>
      </w:r>
    </w:p>
    <w:p w14:paraId="2209FA4E" w14:textId="33A7030F" w:rsidR="00C63A9A" w:rsidRDefault="00C63A9A" w:rsidP="00587B0F">
      <w:pPr>
        <w:pStyle w:val="Listenabsatz"/>
        <w:numPr>
          <w:ilvl w:val="0"/>
          <w:numId w:val="29"/>
        </w:numPr>
      </w:pPr>
      <w:r>
        <w:lastRenderedPageBreak/>
        <w:t>Assumptions</w:t>
      </w:r>
    </w:p>
    <w:p w14:paraId="325D18FD" w14:textId="0EF65D51" w:rsidR="00C63A9A" w:rsidRDefault="00C63A9A" w:rsidP="00587B0F">
      <w:pPr>
        <w:pStyle w:val="Listenabsatz"/>
        <w:numPr>
          <w:ilvl w:val="0"/>
          <w:numId w:val="29"/>
        </w:numPr>
      </w:pPr>
      <w:r>
        <w:t>Decisions</w:t>
      </w:r>
      <w:r w:rsidR="005406DD">
        <w:br/>
      </w:r>
    </w:p>
    <w:p w14:paraId="022B61B4" w14:textId="26396CB4" w:rsidR="00705649" w:rsidRPr="0067047E" w:rsidRDefault="00705649" w:rsidP="00705649">
      <w:pPr>
        <w:pStyle w:val="berschrift4"/>
      </w:pPr>
      <w:r w:rsidRPr="000E7119">
        <w:t xml:space="preserve">FR2002 – Assign </w:t>
      </w:r>
      <w:r w:rsidR="003E68AA" w:rsidRPr="000E7119">
        <w:t xml:space="preserve">Reviewer </w:t>
      </w:r>
    </w:p>
    <w:p w14:paraId="1E444F6B" w14:textId="3A10E69F" w:rsidR="00705649" w:rsidRPr="0067047E" w:rsidRDefault="00705649" w:rsidP="00705649">
      <w:r w:rsidRPr="0067047E">
        <w:t xml:space="preserve">The </w:t>
      </w:r>
      <w:r w:rsidR="003E68AA" w:rsidRPr="0067047E">
        <w:t>Scientist can</w:t>
      </w:r>
      <w:r w:rsidRPr="0067047E">
        <w:t xml:space="preserve"> assign reviewer</w:t>
      </w:r>
      <w:ins w:id="17" w:author="Christian Flandorfer" w:date="2016-07-20T14:35:00Z">
        <w:r w:rsidR="00B10079">
          <w:t>s</w:t>
        </w:r>
      </w:ins>
      <w:r w:rsidRPr="0067047E">
        <w:t xml:space="preserve"> to his project</w:t>
      </w:r>
      <w:r w:rsidR="00F90353">
        <w:t>.</w:t>
      </w:r>
      <w:r w:rsidR="006B2113">
        <w:t xml:space="preserve"> A Reviewer </w:t>
      </w:r>
      <w:r w:rsidR="0092591F">
        <w:t>can be any User.</w:t>
      </w:r>
    </w:p>
    <w:p w14:paraId="5CC7F5A6" w14:textId="474C4492" w:rsidR="00705649" w:rsidRPr="0067047E" w:rsidRDefault="00705649" w:rsidP="00705649">
      <w:pPr>
        <w:pStyle w:val="berschrift4"/>
      </w:pPr>
      <w:r w:rsidRPr="000E7119">
        <w:t>FR2003 – Remove Reviewer</w:t>
      </w:r>
      <w:r w:rsidR="002B24FB" w:rsidRPr="0067047E">
        <w:t xml:space="preserve"> </w:t>
      </w:r>
    </w:p>
    <w:p w14:paraId="2D2BDD51" w14:textId="066FC5BF" w:rsidR="00705649" w:rsidRPr="0067047E" w:rsidRDefault="00705649" w:rsidP="00705649">
      <w:r w:rsidRPr="0067047E">
        <w:t xml:space="preserve">The </w:t>
      </w:r>
      <w:r w:rsidR="003E68AA" w:rsidRPr="0067047E">
        <w:t>Scientist can</w:t>
      </w:r>
      <w:r w:rsidRPr="0067047E">
        <w:t xml:space="preserve"> remove a reviewer from his project</w:t>
      </w:r>
      <w:r w:rsidR="00BA6954">
        <w:t>.</w:t>
      </w:r>
    </w:p>
    <w:p w14:paraId="600881E4" w14:textId="64280F20" w:rsidR="00705649" w:rsidRPr="0067047E" w:rsidRDefault="00705649" w:rsidP="00705649">
      <w:pPr>
        <w:pStyle w:val="berschrift4"/>
      </w:pPr>
      <w:r w:rsidRPr="0067047E">
        <w:t>FR2004 – Add Assumption</w:t>
      </w:r>
      <w:r w:rsidR="00066573" w:rsidRPr="0067047E">
        <w:t xml:space="preserve"> to a model</w:t>
      </w:r>
    </w:p>
    <w:p w14:paraId="74E2801A" w14:textId="77777777" w:rsidR="001610A0" w:rsidRDefault="00705649" w:rsidP="00705649">
      <w:r w:rsidRPr="0067047E">
        <w:t xml:space="preserve">The Scientist can add one to many assumptions to a </w:t>
      </w:r>
      <w:r w:rsidR="00066573" w:rsidRPr="0067047E">
        <w:t>model</w:t>
      </w:r>
      <w:r w:rsidRPr="0067047E">
        <w:t xml:space="preserve">. </w:t>
      </w:r>
    </w:p>
    <w:p w14:paraId="1194544A" w14:textId="7223123B" w:rsidR="00705649" w:rsidRDefault="00705649" w:rsidP="00705649">
      <w:r>
        <w:t xml:space="preserve">An </w:t>
      </w:r>
      <w:r w:rsidR="009F53E5">
        <w:t>Assumption</w:t>
      </w:r>
      <w:r>
        <w:t xml:space="preserve"> </w:t>
      </w:r>
      <w:r w:rsidR="00066573" w:rsidRPr="005A1335">
        <w:t>consists</w:t>
      </w:r>
      <w:r w:rsidR="00066573">
        <w:t xml:space="preserve"> of</w:t>
      </w:r>
      <w:r>
        <w:t>:</w:t>
      </w:r>
    </w:p>
    <w:p w14:paraId="38A7AB19" w14:textId="6DE8BE6D" w:rsidR="00705649" w:rsidRPr="0067047E" w:rsidRDefault="00066573" w:rsidP="00E40E1A">
      <w:pPr>
        <w:pStyle w:val="Listenabsatz"/>
        <w:numPr>
          <w:ilvl w:val="0"/>
          <w:numId w:val="7"/>
        </w:numPr>
      </w:pPr>
      <w:commentRangeStart w:id="18"/>
      <w:commentRangeStart w:id="19"/>
      <w:r w:rsidRPr="0067047E">
        <w:t>Type</w:t>
      </w:r>
      <w:commentRangeEnd w:id="18"/>
      <w:r w:rsidR="00561D96">
        <w:rPr>
          <w:rStyle w:val="Kommentarzeichen"/>
        </w:rPr>
        <w:commentReference w:id="18"/>
      </w:r>
      <w:commentRangeEnd w:id="19"/>
      <w:r w:rsidR="009D5282">
        <w:rPr>
          <w:rStyle w:val="Kommentarzeichen"/>
        </w:rPr>
        <w:commentReference w:id="19"/>
      </w:r>
      <w:r w:rsidRPr="0067047E">
        <w:t xml:space="preserve"> (</w:t>
      </w:r>
      <w:r w:rsidR="00705649" w:rsidRPr="0067047E">
        <w:t>Pharma</w:t>
      </w:r>
      <w:r w:rsidR="00DD467C">
        <w:t>co</w:t>
      </w:r>
      <w:r w:rsidR="00705649" w:rsidRPr="0067047E">
        <w:t>logical</w:t>
      </w:r>
      <w:r w:rsidRPr="0067047E">
        <w:t xml:space="preserve">, </w:t>
      </w:r>
      <w:r w:rsidR="00705649" w:rsidRPr="0067047E">
        <w:t>Physiological</w:t>
      </w:r>
      <w:r w:rsidRPr="0067047E">
        <w:t xml:space="preserve">, </w:t>
      </w:r>
      <w:r w:rsidR="00705649" w:rsidRPr="0067047E">
        <w:t>Disease</w:t>
      </w:r>
      <w:r w:rsidRPr="0067047E">
        <w:t xml:space="preserve">, </w:t>
      </w:r>
      <w:r w:rsidR="00705649" w:rsidRPr="0067047E">
        <w:t>Data</w:t>
      </w:r>
      <w:r w:rsidRPr="0067047E">
        <w:t xml:space="preserve">, </w:t>
      </w:r>
      <w:r w:rsidR="00705649" w:rsidRPr="0067047E">
        <w:t>Mathematical/ Statistical</w:t>
      </w:r>
      <w:r w:rsidRPr="0067047E">
        <w:t>)</w:t>
      </w:r>
    </w:p>
    <w:p w14:paraId="7C1B57B3" w14:textId="40006A1C" w:rsidR="00DC169B" w:rsidRDefault="00DC169B" w:rsidP="00E40E1A">
      <w:pPr>
        <w:pStyle w:val="Listenabsatz"/>
        <w:numPr>
          <w:ilvl w:val="0"/>
          <w:numId w:val="7"/>
        </w:numPr>
      </w:pPr>
      <w:r>
        <w:t>Justification</w:t>
      </w:r>
    </w:p>
    <w:p w14:paraId="6E207785" w14:textId="6E9614B0" w:rsidR="00066573" w:rsidRDefault="00066573" w:rsidP="00E40E1A">
      <w:pPr>
        <w:pStyle w:val="Listenabsatz"/>
        <w:numPr>
          <w:ilvl w:val="0"/>
          <w:numId w:val="7"/>
        </w:numPr>
      </w:pPr>
      <w:r>
        <w:t>Assumption Body</w:t>
      </w:r>
    </w:p>
    <w:p w14:paraId="40E59BA2" w14:textId="17B7DADE" w:rsidR="00066573" w:rsidRDefault="00066573" w:rsidP="00E40E1A">
      <w:pPr>
        <w:pStyle w:val="Listenabsatz"/>
        <w:numPr>
          <w:ilvl w:val="0"/>
          <w:numId w:val="7"/>
        </w:numPr>
      </w:pPr>
      <w:r>
        <w:t>Established</w:t>
      </w:r>
    </w:p>
    <w:p w14:paraId="439073D0" w14:textId="4DFAE9A4" w:rsidR="00066573" w:rsidRDefault="00066573" w:rsidP="00E40E1A">
      <w:pPr>
        <w:pStyle w:val="Listenabsatz"/>
        <w:numPr>
          <w:ilvl w:val="0"/>
          <w:numId w:val="7"/>
        </w:numPr>
      </w:pPr>
      <w:r>
        <w:t>Testable</w:t>
      </w:r>
    </w:p>
    <w:p w14:paraId="03542422" w14:textId="58421501" w:rsidR="00066573" w:rsidRDefault="00066573" w:rsidP="00E40E1A">
      <w:pPr>
        <w:pStyle w:val="Listenabsatz"/>
        <w:numPr>
          <w:ilvl w:val="0"/>
          <w:numId w:val="7"/>
        </w:numPr>
      </w:pPr>
      <w:proofErr w:type="spellStart"/>
      <w:r>
        <w:t>TestApproach</w:t>
      </w:r>
      <w:proofErr w:type="spellEnd"/>
    </w:p>
    <w:p w14:paraId="2DE228C0" w14:textId="2172888D" w:rsidR="00066573" w:rsidRDefault="00066573" w:rsidP="00E40E1A">
      <w:pPr>
        <w:pStyle w:val="Listenabsatz"/>
        <w:numPr>
          <w:ilvl w:val="0"/>
          <w:numId w:val="7"/>
        </w:numPr>
      </w:pPr>
      <w:proofErr w:type="spellStart"/>
      <w:r>
        <w:t>TestOutcome</w:t>
      </w:r>
      <w:proofErr w:type="spellEnd"/>
    </w:p>
    <w:p w14:paraId="0A22157B" w14:textId="123F4DCF" w:rsidR="00066573" w:rsidRDefault="00066573" w:rsidP="00066573">
      <w:pPr>
        <w:pStyle w:val="berschrift4"/>
      </w:pPr>
      <w:r>
        <w:t xml:space="preserve">FR2005 – Modify </w:t>
      </w:r>
      <w:proofErr w:type="spellStart"/>
      <w:r w:rsidR="006C4A88">
        <w:t>Assumtion</w:t>
      </w:r>
      <w:proofErr w:type="spellEnd"/>
    </w:p>
    <w:p w14:paraId="5E7824A4" w14:textId="7A90BDE0" w:rsidR="00066573" w:rsidRPr="0067047E" w:rsidRDefault="00066573" w:rsidP="00066573">
      <w:r w:rsidRPr="0067047E">
        <w:t xml:space="preserve">The Scientist can modify an </w:t>
      </w:r>
      <w:r w:rsidR="005A1335">
        <w:t>existing A</w:t>
      </w:r>
      <w:r w:rsidRPr="0067047E">
        <w:t xml:space="preserve">ssumption. </w:t>
      </w:r>
    </w:p>
    <w:p w14:paraId="42229785" w14:textId="1ACB8AB6" w:rsidR="00066573" w:rsidRPr="0067047E" w:rsidRDefault="00066573" w:rsidP="00066573">
      <w:pPr>
        <w:pStyle w:val="berschrift4"/>
      </w:pPr>
      <w:r w:rsidRPr="0067047E">
        <w:t xml:space="preserve">FR2006 – </w:t>
      </w:r>
      <w:r w:rsidR="000A3461">
        <w:t>Remove</w:t>
      </w:r>
      <w:r w:rsidR="0030039F">
        <w:t xml:space="preserve"> </w:t>
      </w:r>
      <w:r w:rsidRPr="0067047E">
        <w:t>Assumption</w:t>
      </w:r>
    </w:p>
    <w:p w14:paraId="479164C7" w14:textId="28A6A86E" w:rsidR="00066573" w:rsidRPr="0067047E" w:rsidRDefault="00066573" w:rsidP="00066573">
      <w:r w:rsidRPr="0067047E">
        <w:t xml:space="preserve">The Scientist can </w:t>
      </w:r>
      <w:r w:rsidR="004C2350">
        <w:t>mark</w:t>
      </w:r>
      <w:r w:rsidRPr="0067047E">
        <w:t xml:space="preserve"> an </w:t>
      </w:r>
      <w:r w:rsidR="00595FDD">
        <w:t>existing Assumption</w:t>
      </w:r>
      <w:r w:rsidR="004C2350">
        <w:t xml:space="preserve"> </w:t>
      </w:r>
      <w:r w:rsidR="0097187F">
        <w:t>with a flag</w:t>
      </w:r>
      <w:r w:rsidR="004C2350">
        <w:t xml:space="preserve"> to </w:t>
      </w:r>
      <w:r w:rsidR="000A3461">
        <w:t>hide</w:t>
      </w:r>
      <w:r w:rsidR="004C2350">
        <w:t xml:space="preserve"> this Assumption in project</w:t>
      </w:r>
      <w:r w:rsidR="00595FDD">
        <w:t>.</w:t>
      </w:r>
    </w:p>
    <w:p w14:paraId="68652E5D" w14:textId="6FD9342F" w:rsidR="00066573" w:rsidRPr="0067047E" w:rsidRDefault="00066573" w:rsidP="00066573">
      <w:pPr>
        <w:pStyle w:val="berschrift4"/>
      </w:pPr>
      <w:r w:rsidRPr="0067047E">
        <w:t>FR2007 – Add Decision to an Entity</w:t>
      </w:r>
    </w:p>
    <w:p w14:paraId="4BE6DCE9" w14:textId="456F3877" w:rsidR="00066573" w:rsidRPr="0067047E" w:rsidRDefault="00066573" w:rsidP="00066573">
      <w:r w:rsidRPr="0067047E">
        <w:t xml:space="preserve">The Scientist can add </w:t>
      </w:r>
      <w:commentRangeStart w:id="20"/>
      <w:commentRangeStart w:id="21"/>
      <w:r w:rsidRPr="0067047E">
        <w:t>one to many decisions to a</w:t>
      </w:r>
      <w:del w:id="22" w:author="Christian Flandorfer" w:date="2016-07-20T14:53:00Z">
        <w:r w:rsidRPr="0067047E" w:rsidDel="00743E67">
          <w:delText>n</w:delText>
        </w:r>
      </w:del>
      <w:r w:rsidRPr="0067047E">
        <w:t xml:space="preserve"> </w:t>
      </w:r>
      <w:del w:id="23" w:author="Christian Flandorfer" w:date="2016-07-20T14:48:00Z">
        <w:r w:rsidRPr="0067047E" w:rsidDel="00FD26A2">
          <w:delText>Entity</w:delText>
        </w:r>
      </w:del>
      <w:commentRangeEnd w:id="20"/>
      <w:commentRangeEnd w:id="21"/>
      <w:ins w:id="24" w:author="Christian Flandorfer" w:date="2016-07-20T14:48:00Z">
        <w:r w:rsidR="00FD26A2">
          <w:t>project artifact</w:t>
        </w:r>
      </w:ins>
      <w:r w:rsidR="00B947D4">
        <w:rPr>
          <w:rStyle w:val="Kommentarzeichen"/>
        </w:rPr>
        <w:commentReference w:id="20"/>
      </w:r>
      <w:r w:rsidR="009D5282">
        <w:rPr>
          <w:rStyle w:val="Kommentarzeichen"/>
        </w:rPr>
        <w:commentReference w:id="21"/>
      </w:r>
      <w:r w:rsidRPr="0067047E">
        <w:t xml:space="preserve">. A </w:t>
      </w:r>
      <w:commentRangeStart w:id="25"/>
      <w:r w:rsidRPr="0067047E">
        <w:t>Decision</w:t>
      </w:r>
      <w:commentRangeEnd w:id="25"/>
      <w:r w:rsidR="00BC67E0">
        <w:rPr>
          <w:rStyle w:val="Kommentarzeichen"/>
        </w:rPr>
        <w:commentReference w:id="25"/>
      </w:r>
      <w:r w:rsidRPr="0067047E">
        <w:t xml:space="preserve"> contains </w:t>
      </w:r>
      <w:r w:rsidR="008F3775">
        <w:t xml:space="preserve">only </w:t>
      </w:r>
      <w:r w:rsidRPr="0067047E">
        <w:t>a description of the decision.</w:t>
      </w:r>
    </w:p>
    <w:p w14:paraId="15F9F78C" w14:textId="77777777" w:rsidR="00066573" w:rsidRPr="0067047E" w:rsidRDefault="00066573" w:rsidP="00066573">
      <w:pPr>
        <w:pStyle w:val="berschrift4"/>
      </w:pPr>
      <w:r w:rsidRPr="0067047E">
        <w:t>FR2008 – Show graphical overview of a project</w:t>
      </w:r>
    </w:p>
    <w:p w14:paraId="6CEAFEFD" w14:textId="767508ED" w:rsidR="00066573" w:rsidRDefault="00066573" w:rsidP="00066573">
      <w:r w:rsidRPr="0067047E">
        <w:t xml:space="preserve"> The user can switch to a graphical overview of a project</w:t>
      </w:r>
      <w:r w:rsidR="0078263D" w:rsidRPr="0067047E">
        <w:t xml:space="preserve">. The visualization contains the </w:t>
      </w:r>
      <w:ins w:id="26" w:author="Christian Flandorfer" w:date="2016-07-20T14:47:00Z">
        <w:r w:rsidR="00FD26A2">
          <w:t>project artefacts, users and software, and the actions they took</w:t>
        </w:r>
      </w:ins>
      <w:commentRangeStart w:id="27"/>
      <w:del w:id="28" w:author="Christian Flandorfer" w:date="2016-07-20T14:47:00Z">
        <w:r w:rsidR="0078263D" w:rsidRPr="0067047E" w:rsidDel="00FD26A2">
          <w:delText xml:space="preserve">Entities, Activities, Agents </w:delText>
        </w:r>
        <w:commentRangeEnd w:id="27"/>
        <w:r w:rsidR="00B947D4" w:rsidDel="00FD26A2">
          <w:rPr>
            <w:rStyle w:val="Kommentarzeichen"/>
          </w:rPr>
          <w:commentReference w:id="27"/>
        </w:r>
        <w:r w:rsidR="0078263D" w:rsidRPr="0067047E" w:rsidDel="00FD26A2">
          <w:delText>and the Relationships between them</w:delText>
        </w:r>
      </w:del>
      <w:r w:rsidR="0078263D" w:rsidRPr="0067047E">
        <w:t>.</w:t>
      </w:r>
      <w:r w:rsidR="00C40F1D">
        <w:t xml:space="preserve"> The chart functionality</w:t>
      </w:r>
      <w:r w:rsidR="002B7914">
        <w:t xml:space="preserve"> we provide</w:t>
      </w:r>
      <w:r w:rsidR="00C40F1D">
        <w:t xml:space="preserve"> </w:t>
      </w:r>
      <w:proofErr w:type="gramStart"/>
      <w:r w:rsidR="00C40F1D">
        <w:t>is given</w:t>
      </w:r>
      <w:r w:rsidR="002B7914">
        <w:t xml:space="preserve"> and limited</w:t>
      </w:r>
      <w:r w:rsidR="00C40F1D">
        <w:t xml:space="preserve"> by the implementation of D3JS</w:t>
      </w:r>
      <w:proofErr w:type="gramEnd"/>
      <w:r w:rsidR="00C40F1D">
        <w:t>.</w:t>
      </w:r>
    </w:p>
    <w:p w14:paraId="1393CDF6" w14:textId="30D3E6B3" w:rsidR="005B450F" w:rsidRDefault="005B450F" w:rsidP="00066573">
      <w:pPr>
        <w:rPr>
          <w:rStyle w:val="Hyperlink"/>
        </w:rPr>
      </w:pPr>
      <w:r>
        <w:t xml:space="preserve">The </w:t>
      </w:r>
      <w:r w:rsidR="00953A49">
        <w:t>interactive chart</w:t>
      </w:r>
      <w:r>
        <w:t xml:space="preserve"> should be a D3JS flower chart: </w:t>
      </w:r>
      <w:hyperlink r:id="rId10" w:history="1">
        <w:r w:rsidR="00140609" w:rsidRPr="00242BA3">
          <w:rPr>
            <w:rStyle w:val="Hyperlink"/>
          </w:rPr>
          <w:t>http://www.redotheweb.com/CodeFlower</w:t>
        </w:r>
      </w:hyperlink>
    </w:p>
    <w:p w14:paraId="4C463565" w14:textId="77777777" w:rsidR="00576E34" w:rsidRPr="00576E34" w:rsidRDefault="00576E34" w:rsidP="00066573">
      <w:pPr>
        <w:rPr>
          <w:sz w:val="2"/>
        </w:rPr>
      </w:pPr>
    </w:p>
    <w:p w14:paraId="7B3A8AC1" w14:textId="77777777" w:rsidR="00416575" w:rsidRDefault="005B450F" w:rsidP="00416575">
      <w:pPr>
        <w:keepNext/>
        <w:jc w:val="center"/>
      </w:pPr>
      <w:r>
        <w:rPr>
          <w:noProof/>
          <w:lang w:val="de-AT" w:eastAsia="de-AT"/>
        </w:rPr>
        <w:lastRenderedPageBreak/>
        <w:drawing>
          <wp:inline distT="0" distB="0" distL="0" distR="0" wp14:anchorId="3B152F05" wp14:editId="09B5D89B">
            <wp:extent cx="2146852" cy="2146852"/>
            <wp:effectExtent l="0" t="0" r="6350" b="6350"/>
            <wp:docPr id="2" name="Grafik 2" descr="C:\Tem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3613" cy="2163613"/>
                    </a:xfrm>
                    <a:prstGeom prst="rect">
                      <a:avLst/>
                    </a:prstGeom>
                    <a:noFill/>
                    <a:ln>
                      <a:noFill/>
                    </a:ln>
                  </pic:spPr>
                </pic:pic>
              </a:graphicData>
            </a:graphic>
          </wp:inline>
        </w:drawing>
      </w:r>
    </w:p>
    <w:p w14:paraId="5D54BBAB" w14:textId="66261E65" w:rsidR="005B450F" w:rsidRPr="00DA012A" w:rsidRDefault="00416575" w:rsidP="00416575">
      <w:pPr>
        <w:pStyle w:val="Beschriftung"/>
        <w:jc w:val="center"/>
      </w:pPr>
      <w:bookmarkStart w:id="29" w:name="_Toc457201373"/>
      <w:r w:rsidRPr="00DA012A">
        <w:t xml:space="preserve">Figure </w:t>
      </w:r>
      <w:r>
        <w:fldChar w:fldCharType="begin"/>
      </w:r>
      <w:r w:rsidRPr="00DA012A">
        <w:instrText xml:space="preserve"> SEQ Figure \* ARABIC </w:instrText>
      </w:r>
      <w:r>
        <w:fldChar w:fldCharType="separate"/>
      </w:r>
      <w:r w:rsidR="00BF48D5">
        <w:rPr>
          <w:noProof/>
        </w:rPr>
        <w:t>1</w:t>
      </w:r>
      <w:r>
        <w:fldChar w:fldCharType="end"/>
      </w:r>
      <w:r w:rsidRPr="00DA012A">
        <w:t xml:space="preserve"> D3JS Flower </w:t>
      </w:r>
      <w:r w:rsidR="00F13ABA">
        <w:t>c</w:t>
      </w:r>
      <w:r w:rsidRPr="00DA012A">
        <w:t>hart</w:t>
      </w:r>
      <w:r w:rsidR="00140609">
        <w:t xml:space="preserve"> at </w:t>
      </w:r>
      <w:r w:rsidR="00140609" w:rsidRPr="00140609">
        <w:t>http:</w:t>
      </w:r>
      <w:r w:rsidR="00140609">
        <w:t>//www.redotheweb.com/CodeFlower</w:t>
      </w:r>
      <w:bookmarkEnd w:id="29"/>
    </w:p>
    <w:p w14:paraId="0C26B5A6" w14:textId="18D7F6BF" w:rsidR="00066573" w:rsidRPr="0067047E" w:rsidRDefault="00066573" w:rsidP="00066573">
      <w:pPr>
        <w:pStyle w:val="berschrift4"/>
      </w:pPr>
      <w:r w:rsidRPr="0067047E">
        <w:t>FR2009 – Show file content (readonly)</w:t>
      </w:r>
    </w:p>
    <w:p w14:paraId="3021B44F" w14:textId="1D90D31B" w:rsidR="00066573" w:rsidRPr="0067047E" w:rsidRDefault="00066573" w:rsidP="00066573">
      <w:r w:rsidRPr="0067047E">
        <w:t xml:space="preserve">The </w:t>
      </w:r>
      <w:commentRangeStart w:id="30"/>
      <w:commentRangeStart w:id="31"/>
      <w:r w:rsidRPr="0067047E">
        <w:t>user</w:t>
      </w:r>
      <w:commentRangeEnd w:id="30"/>
      <w:r w:rsidR="00BC67E0">
        <w:rPr>
          <w:rStyle w:val="Kommentarzeichen"/>
        </w:rPr>
        <w:commentReference w:id="30"/>
      </w:r>
      <w:commentRangeEnd w:id="31"/>
      <w:r w:rsidR="007510D5">
        <w:rPr>
          <w:rStyle w:val="Kommentarzeichen"/>
        </w:rPr>
        <w:commentReference w:id="31"/>
      </w:r>
      <w:r w:rsidRPr="0067047E">
        <w:t xml:space="preserve"> can open a file and show the file content readonly</w:t>
      </w:r>
      <w:r w:rsidR="00202D3F">
        <w:t>.</w:t>
      </w:r>
      <w:r w:rsidR="00581A5E">
        <w:t xml:space="preserve"> The file content </w:t>
      </w:r>
      <w:proofErr w:type="gramStart"/>
      <w:r w:rsidR="00581A5E">
        <w:t>is shown</w:t>
      </w:r>
      <w:proofErr w:type="gramEnd"/>
      <w:r w:rsidR="00581A5E">
        <w:t xml:space="preserve"> </w:t>
      </w:r>
      <w:r w:rsidR="00D57F4E">
        <w:t xml:space="preserve">as text </w:t>
      </w:r>
      <w:r w:rsidR="00581A5E">
        <w:t xml:space="preserve">in the browser </w:t>
      </w:r>
      <w:r w:rsidR="00A47AB2">
        <w:t>to avoid any modification</w:t>
      </w:r>
      <w:r w:rsidR="00576E34">
        <w:t xml:space="preserve"> and</w:t>
      </w:r>
      <w:r w:rsidR="00B53181">
        <w:t xml:space="preserve"> is available directly from GIT</w:t>
      </w:r>
      <w:r w:rsidR="000C4647">
        <w:t xml:space="preserve"> by its </w:t>
      </w:r>
      <w:r w:rsidR="00981FC7">
        <w:t>URL</w:t>
      </w:r>
      <w:r w:rsidR="00B53181">
        <w:t>.</w:t>
      </w:r>
    </w:p>
    <w:p w14:paraId="180F1A03" w14:textId="17666E89" w:rsidR="00066573" w:rsidRPr="0067047E" w:rsidRDefault="00066573" w:rsidP="00066573">
      <w:pPr>
        <w:pStyle w:val="berschrift4"/>
      </w:pPr>
      <w:r w:rsidRPr="0067047E">
        <w:t>FR2010 – Tag Model</w:t>
      </w:r>
    </w:p>
    <w:p w14:paraId="0298F501" w14:textId="767E84B1" w:rsidR="00066573" w:rsidRPr="0067047E" w:rsidRDefault="00066573" w:rsidP="00066573">
      <w:r w:rsidRPr="0067047E">
        <w:t xml:space="preserve">The Scientist can </w:t>
      </w:r>
      <w:commentRangeStart w:id="32"/>
      <w:commentRangeStart w:id="33"/>
      <w:commentRangeStart w:id="34"/>
      <w:commentRangeStart w:id="35"/>
      <w:r w:rsidRPr="0067047E">
        <w:t>tag</w:t>
      </w:r>
      <w:commentRangeEnd w:id="32"/>
      <w:commentRangeEnd w:id="34"/>
      <w:commentRangeEnd w:id="35"/>
      <w:r w:rsidR="00B947D4">
        <w:rPr>
          <w:rStyle w:val="Kommentarzeichen"/>
        </w:rPr>
        <w:commentReference w:id="32"/>
      </w:r>
      <w:commentRangeEnd w:id="33"/>
      <w:r w:rsidR="009D5282">
        <w:rPr>
          <w:rStyle w:val="Kommentarzeichen"/>
        </w:rPr>
        <w:commentReference w:id="33"/>
      </w:r>
      <w:r w:rsidR="00BC67E0">
        <w:rPr>
          <w:rStyle w:val="Kommentarzeichen"/>
        </w:rPr>
        <w:commentReference w:id="34"/>
      </w:r>
      <w:r w:rsidR="009D5282">
        <w:rPr>
          <w:rStyle w:val="Kommentarzeichen"/>
        </w:rPr>
        <w:commentReference w:id="35"/>
      </w:r>
      <w:r w:rsidRPr="0067047E">
        <w:t xml:space="preserve"> a model:</w:t>
      </w:r>
    </w:p>
    <w:p w14:paraId="4FAB378A" w14:textId="3EF5AFE4" w:rsidR="00066573" w:rsidRDefault="00066573" w:rsidP="00E40E1A">
      <w:pPr>
        <w:pStyle w:val="Listenabsatz"/>
        <w:numPr>
          <w:ilvl w:val="0"/>
          <w:numId w:val="8"/>
        </w:numPr>
      </w:pPr>
      <w:r>
        <w:t>Base Model</w:t>
      </w:r>
    </w:p>
    <w:p w14:paraId="3F5BC732" w14:textId="2BDAB291" w:rsidR="00066573" w:rsidRDefault="0078263D" w:rsidP="00E40E1A">
      <w:pPr>
        <w:pStyle w:val="Listenabsatz"/>
        <w:numPr>
          <w:ilvl w:val="0"/>
          <w:numId w:val="8"/>
        </w:numPr>
      </w:pPr>
      <w:r>
        <w:t>Final Model</w:t>
      </w:r>
    </w:p>
    <w:p w14:paraId="1DDFC023" w14:textId="4075968B" w:rsidR="0078263D" w:rsidRDefault="0078263D" w:rsidP="00E40E1A">
      <w:pPr>
        <w:pStyle w:val="Listenabsatz"/>
        <w:numPr>
          <w:ilvl w:val="0"/>
          <w:numId w:val="8"/>
        </w:numPr>
      </w:pPr>
      <w:r>
        <w:t xml:space="preserve">Pivotal </w:t>
      </w:r>
      <w:r w:rsidR="0062430F">
        <w:t>M</w:t>
      </w:r>
      <w:r>
        <w:t>odel</w:t>
      </w:r>
    </w:p>
    <w:p w14:paraId="47898F93" w14:textId="1749EBB0" w:rsidR="0078263D" w:rsidRDefault="0078263D" w:rsidP="0078263D">
      <w:pPr>
        <w:pStyle w:val="berschrift4"/>
      </w:pPr>
      <w:r>
        <w:t>FR2011 – Remove Tag</w:t>
      </w:r>
    </w:p>
    <w:p w14:paraId="09E36D8C" w14:textId="11662879" w:rsidR="0078263D" w:rsidRPr="0067047E" w:rsidRDefault="0078263D" w:rsidP="0078263D">
      <w:r w:rsidRPr="0067047E">
        <w:t xml:space="preserve">The </w:t>
      </w:r>
      <w:r w:rsidR="00630974" w:rsidRPr="0067047E">
        <w:t>Scientist</w:t>
      </w:r>
      <w:r w:rsidRPr="0067047E">
        <w:t xml:space="preserve"> can remove a</w:t>
      </w:r>
      <w:r w:rsidR="00630974">
        <w:t>n existing</w:t>
      </w:r>
      <w:r w:rsidRPr="0067047E">
        <w:t xml:space="preserve"> tag</w:t>
      </w:r>
      <w:r w:rsidR="00630974">
        <w:t>.</w:t>
      </w:r>
    </w:p>
    <w:p w14:paraId="74EE4695" w14:textId="7D3E6E0A" w:rsidR="0078263D" w:rsidRPr="0067047E" w:rsidRDefault="0078263D" w:rsidP="0078263D">
      <w:pPr>
        <w:pStyle w:val="berschrift4"/>
      </w:pPr>
      <w:r w:rsidRPr="0067047E">
        <w:t xml:space="preserve">FR2012 – Set </w:t>
      </w:r>
      <w:commentRangeStart w:id="36"/>
      <w:r w:rsidRPr="0067047E">
        <w:t>QC Status</w:t>
      </w:r>
      <w:commentRangeEnd w:id="36"/>
      <w:r w:rsidR="00BD2BD4">
        <w:rPr>
          <w:rStyle w:val="Kommentarzeichen"/>
          <w:rFonts w:asciiTheme="minorHAnsi" w:eastAsiaTheme="minorEastAsia" w:hAnsiTheme="minorHAnsi" w:cstheme="minorBidi"/>
          <w:b w:val="0"/>
          <w:bCs w:val="0"/>
          <w:color w:val="auto"/>
        </w:rPr>
        <w:commentReference w:id="36"/>
      </w:r>
    </w:p>
    <w:p w14:paraId="48EF1A18" w14:textId="4B541B06" w:rsidR="00A266D6" w:rsidRDefault="0078263D" w:rsidP="0078263D">
      <w:r w:rsidRPr="0067047E">
        <w:t xml:space="preserve">The </w:t>
      </w:r>
      <w:commentRangeStart w:id="37"/>
      <w:r w:rsidRPr="0067047E">
        <w:t>Reviewer</w:t>
      </w:r>
      <w:commentRangeEnd w:id="37"/>
      <w:r w:rsidR="00BC67E0">
        <w:rPr>
          <w:rStyle w:val="Kommentarzeichen"/>
        </w:rPr>
        <w:commentReference w:id="37"/>
      </w:r>
      <w:r w:rsidRPr="0067047E">
        <w:t xml:space="preserve"> can set the QC Status (true = passed QC/ false = failed QC)</w:t>
      </w:r>
      <w:r w:rsidR="00A266D6">
        <w:t xml:space="preserve">. In case of false, this should </w:t>
      </w:r>
      <w:r w:rsidR="002B47F9">
        <w:t>show</w:t>
      </w:r>
      <w:r w:rsidR="00A266D6">
        <w:t xml:space="preserve"> all created </w:t>
      </w:r>
      <w:del w:id="38" w:author="Christian Flandorfer" w:date="2016-07-20T14:58:00Z">
        <w:r w:rsidR="00A266D6" w:rsidDel="009D5282">
          <w:delText>entities</w:delText>
        </w:r>
        <w:r w:rsidR="002B47F9" w:rsidDel="009D5282">
          <w:delText xml:space="preserve"> </w:delText>
        </w:r>
      </w:del>
      <w:ins w:id="39" w:author="Christian Flandorfer" w:date="2016-07-20T14:58:00Z">
        <w:r w:rsidR="009D5282">
          <w:t xml:space="preserve">project artifact </w:t>
        </w:r>
      </w:ins>
      <w:r w:rsidR="00A266D6">
        <w:t xml:space="preserve">where the </w:t>
      </w:r>
      <w:del w:id="40" w:author="Christian Flandorfer" w:date="2016-07-20T14:58:00Z">
        <w:r w:rsidR="00A266D6" w:rsidDel="009D5282">
          <w:delText>entit</w:delText>
        </w:r>
        <w:r w:rsidR="000A6FCC" w:rsidDel="009D5282">
          <w:delText>y</w:delText>
        </w:r>
        <w:r w:rsidR="00A24791" w:rsidDel="009D5282">
          <w:delText xml:space="preserve"> </w:delText>
        </w:r>
      </w:del>
      <w:ins w:id="41" w:author="Christian Flandorfer" w:date="2016-07-20T14:58:00Z">
        <w:r w:rsidR="009D5282">
          <w:t xml:space="preserve">project artifact </w:t>
        </w:r>
      </w:ins>
      <w:r w:rsidR="00A24791">
        <w:t xml:space="preserve">marked </w:t>
      </w:r>
      <w:commentRangeStart w:id="42"/>
      <w:r w:rsidR="00A24791">
        <w:t>as failed</w:t>
      </w:r>
      <w:r w:rsidR="000A6FCC">
        <w:t xml:space="preserve"> is the creator </w:t>
      </w:r>
      <w:r w:rsidR="002B47F9">
        <w:t>a</w:t>
      </w:r>
      <w:r w:rsidR="000A6FCC">
        <w:t xml:space="preserve">lso </w:t>
      </w:r>
      <w:r w:rsidR="002B47F9">
        <w:t xml:space="preserve">as </w:t>
      </w:r>
      <w:r w:rsidR="000A6FCC">
        <w:t>invalid</w:t>
      </w:r>
      <w:commentRangeEnd w:id="42"/>
      <w:r w:rsidR="00476F4C">
        <w:rPr>
          <w:rStyle w:val="Kommentarzeichen"/>
        </w:rPr>
        <w:commentReference w:id="42"/>
      </w:r>
      <w:r w:rsidR="000A6FCC">
        <w:t>.</w:t>
      </w:r>
      <w:r w:rsidR="0003489E">
        <w:t xml:space="preserve"> </w:t>
      </w:r>
      <w:commentRangeStart w:id="43"/>
      <w:r w:rsidR="0003489E">
        <w:t>The QC Status is a special Tag</w:t>
      </w:r>
      <w:commentRangeEnd w:id="43"/>
      <w:r w:rsidR="00376F9C">
        <w:rPr>
          <w:rStyle w:val="Kommentarzeichen"/>
        </w:rPr>
        <w:commentReference w:id="43"/>
      </w:r>
      <w:r w:rsidR="0003489E">
        <w:t>.</w:t>
      </w:r>
    </w:p>
    <w:p w14:paraId="7FB82DEA" w14:textId="75A823F4" w:rsidR="0078263D" w:rsidRPr="0067047E" w:rsidRDefault="0078263D" w:rsidP="0078263D">
      <w:pPr>
        <w:pStyle w:val="berschrift4"/>
      </w:pPr>
      <w:r w:rsidRPr="0067047E">
        <w:t xml:space="preserve">FR2013 – </w:t>
      </w:r>
      <w:commentRangeStart w:id="44"/>
      <w:commentRangeStart w:id="45"/>
      <w:r w:rsidRPr="0067047E">
        <w:t>Export Project</w:t>
      </w:r>
      <w:commentRangeEnd w:id="44"/>
      <w:r w:rsidR="001663A0">
        <w:rPr>
          <w:rStyle w:val="Kommentarzeichen"/>
          <w:rFonts w:asciiTheme="minorHAnsi" w:eastAsiaTheme="minorEastAsia" w:hAnsiTheme="minorHAnsi" w:cstheme="minorBidi"/>
          <w:b w:val="0"/>
          <w:bCs w:val="0"/>
          <w:color w:val="auto"/>
        </w:rPr>
        <w:commentReference w:id="44"/>
      </w:r>
      <w:commentRangeEnd w:id="45"/>
      <w:r w:rsidR="009D5282">
        <w:rPr>
          <w:rStyle w:val="Kommentarzeichen"/>
          <w:rFonts w:asciiTheme="minorHAnsi" w:eastAsiaTheme="minorEastAsia" w:hAnsiTheme="minorHAnsi" w:cstheme="minorBidi"/>
          <w:b w:val="0"/>
          <w:bCs w:val="0"/>
          <w:color w:val="auto"/>
        </w:rPr>
        <w:commentReference w:id="45"/>
      </w:r>
    </w:p>
    <w:p w14:paraId="4E78503C" w14:textId="37D1A0C4" w:rsidR="0078263D" w:rsidRDefault="0078263D" w:rsidP="0078263D">
      <w:r w:rsidRPr="0067047E">
        <w:t xml:space="preserve">The </w:t>
      </w:r>
      <w:commentRangeStart w:id="46"/>
      <w:commentRangeStart w:id="47"/>
      <w:r w:rsidRPr="0067047E">
        <w:t>Scientist</w:t>
      </w:r>
      <w:commentRangeEnd w:id="46"/>
      <w:r w:rsidR="00BC67E0">
        <w:rPr>
          <w:rStyle w:val="Kommentarzeichen"/>
        </w:rPr>
        <w:commentReference w:id="46"/>
      </w:r>
      <w:commentRangeEnd w:id="47"/>
      <w:r w:rsidR="009D5282">
        <w:rPr>
          <w:rStyle w:val="Kommentarzeichen"/>
        </w:rPr>
        <w:commentReference w:id="47"/>
      </w:r>
      <w:r w:rsidRPr="0067047E">
        <w:t xml:space="preserve"> can export the </w:t>
      </w:r>
      <w:proofErr w:type="gramStart"/>
      <w:r w:rsidRPr="0067047E">
        <w:t>project and the Metadata</w:t>
      </w:r>
      <w:proofErr w:type="gramEnd"/>
      <w:r w:rsidRPr="0067047E">
        <w:t xml:space="preserve"> and the Files that are assigned to a project</w:t>
      </w:r>
      <w:r w:rsidR="00B15FA9">
        <w:t>. The export is a ZIP file containing the following files:</w:t>
      </w:r>
    </w:p>
    <w:p w14:paraId="11319FF1" w14:textId="28514F12" w:rsidR="00B15FA9" w:rsidRDefault="00B15FA9" w:rsidP="00587B0F">
      <w:pPr>
        <w:pStyle w:val="Listenabsatz"/>
        <w:numPr>
          <w:ilvl w:val="0"/>
          <w:numId w:val="30"/>
        </w:numPr>
      </w:pPr>
      <w:r>
        <w:t xml:space="preserve">A XML file containing all project data description (e.g. input files, output files, </w:t>
      </w:r>
      <w:r w:rsidR="001F1FE6">
        <w:t>assumptions …)</w:t>
      </w:r>
      <w:r w:rsidR="008270CE">
        <w:t xml:space="preserve"> - Th</w:t>
      </w:r>
      <w:r w:rsidR="00840A08">
        <w:t xml:space="preserve">e XML structure </w:t>
      </w:r>
      <w:proofErr w:type="gramStart"/>
      <w:r w:rsidR="00840A08">
        <w:t>must be defined</w:t>
      </w:r>
      <w:proofErr w:type="gramEnd"/>
      <w:r w:rsidR="00840A08">
        <w:t>.</w:t>
      </w:r>
    </w:p>
    <w:p w14:paraId="746E7B42" w14:textId="4B2E7E84" w:rsidR="00315519" w:rsidRPr="0067047E" w:rsidRDefault="001F68F8" w:rsidP="00D5454E">
      <w:pPr>
        <w:pStyle w:val="Listenabsatz"/>
        <w:numPr>
          <w:ilvl w:val="0"/>
          <w:numId w:val="30"/>
        </w:numPr>
      </w:pPr>
      <w:r>
        <w:t>All related files to the project.</w:t>
      </w:r>
    </w:p>
    <w:p w14:paraId="24F2D254" w14:textId="6CCDF20F" w:rsidR="00465189" w:rsidRPr="0067047E" w:rsidRDefault="00465189" w:rsidP="00465189">
      <w:pPr>
        <w:pStyle w:val="berschrift4"/>
      </w:pPr>
      <w:r w:rsidRPr="0067047E">
        <w:t>FR201</w:t>
      </w:r>
      <w:r w:rsidR="00FF66A9">
        <w:t>4</w:t>
      </w:r>
      <w:r w:rsidRPr="0067047E">
        <w:t xml:space="preserve"> – </w:t>
      </w:r>
      <w:r w:rsidR="00982B83">
        <w:t>Audit Trail</w:t>
      </w:r>
    </w:p>
    <w:p w14:paraId="7535ABD8" w14:textId="60851138" w:rsidR="00465189" w:rsidRDefault="00465189" w:rsidP="00F65763">
      <w:pPr>
        <w:jc w:val="left"/>
      </w:pPr>
      <w:r w:rsidRPr="0067047E">
        <w:t xml:space="preserve">The Scientist can create the audit trail for a selected file. </w:t>
      </w:r>
      <w:r w:rsidR="002C081E" w:rsidRPr="0067047E">
        <w:t xml:space="preserve">The Audit Trail contains all Entities, Agents, Activities and their </w:t>
      </w:r>
      <w:r w:rsidR="00CC42A0" w:rsidRPr="0067047E">
        <w:t>relations</w:t>
      </w:r>
      <w:r w:rsidR="002C081E" w:rsidRPr="0067047E">
        <w:t>.</w:t>
      </w:r>
      <w:r w:rsidR="001178C8">
        <w:t xml:space="preserve"> A filter </w:t>
      </w:r>
      <w:proofErr w:type="gramStart"/>
      <w:r w:rsidR="001178C8">
        <w:t>will be provided</w:t>
      </w:r>
      <w:proofErr w:type="gramEnd"/>
      <w:r w:rsidR="001178C8">
        <w:t xml:space="preserve"> to select relevant data show in the chart.</w:t>
      </w:r>
    </w:p>
    <w:p w14:paraId="254CC201" w14:textId="77777777" w:rsidR="00152279" w:rsidRDefault="0067219D" w:rsidP="00F65763">
      <w:pPr>
        <w:jc w:val="left"/>
        <w:rPr>
          <w:rFonts w:ascii="Helvetica" w:hAnsi="Helvetica"/>
          <w:color w:val="333333"/>
          <w:shd w:val="clear" w:color="auto" w:fill="FFFFFF"/>
        </w:rPr>
      </w:pPr>
      <w:r>
        <w:t xml:space="preserve">An Audit Trail </w:t>
      </w:r>
      <w:proofErr w:type="gramStart"/>
      <w:r>
        <w:t>is shown</w:t>
      </w:r>
      <w:proofErr w:type="gramEnd"/>
      <w:r>
        <w:t xml:space="preserve"> </w:t>
      </w:r>
      <w:r w:rsidR="00A76B02">
        <w:t xml:space="preserve">with </w:t>
      </w:r>
      <w:r w:rsidR="00A76B02" w:rsidRPr="00B1439A">
        <w:rPr>
          <w:rFonts w:ascii="Helvetica" w:hAnsi="Helvetica"/>
          <w:color w:val="333333"/>
          <w:shd w:val="clear" w:color="auto" w:fill="FFFFFF"/>
        </w:rPr>
        <w:t>PROV-O</w:t>
      </w:r>
      <w:r w:rsidR="00B1439A">
        <w:rPr>
          <w:rFonts w:ascii="Helvetica" w:hAnsi="Helvetica"/>
          <w:color w:val="333333"/>
          <w:shd w:val="clear" w:color="auto" w:fill="FFFFFF"/>
        </w:rPr>
        <w:t>-</w:t>
      </w:r>
      <w:r w:rsidR="00A76B02" w:rsidRPr="00B1439A">
        <w:rPr>
          <w:rFonts w:ascii="Helvetica" w:hAnsi="Helvetica"/>
          <w:color w:val="333333"/>
          <w:shd w:val="clear" w:color="auto" w:fill="FFFFFF"/>
        </w:rPr>
        <w:t>V</w:t>
      </w:r>
      <w:r w:rsidR="00B1439A">
        <w:rPr>
          <w:rFonts w:ascii="Helvetica" w:hAnsi="Helvetica"/>
          <w:color w:val="333333"/>
          <w:shd w:val="clear" w:color="auto" w:fill="FFFFFF"/>
        </w:rPr>
        <w:t>is</w:t>
      </w:r>
      <w:r w:rsidR="00152279">
        <w:rPr>
          <w:rFonts w:ascii="Helvetica" w:hAnsi="Helvetica"/>
          <w:color w:val="333333"/>
          <w:shd w:val="clear" w:color="auto" w:fill="FFFFFF"/>
        </w:rPr>
        <w:t xml:space="preserve">: </w:t>
      </w:r>
      <w:hyperlink r:id="rId12" w:history="1">
        <w:r w:rsidR="00152279" w:rsidRPr="00242BA3">
          <w:rPr>
            <w:rStyle w:val="Hyperlink"/>
          </w:rPr>
          <w:t>https://github.com/Data2Semantics/provoviz</w:t>
        </w:r>
      </w:hyperlink>
      <w:r w:rsidR="00964F8B">
        <w:rPr>
          <w:rFonts w:ascii="Helvetica" w:hAnsi="Helvetica"/>
          <w:color w:val="333333"/>
          <w:shd w:val="clear" w:color="auto" w:fill="FFFFFF"/>
        </w:rPr>
        <w:t xml:space="preserve"> </w:t>
      </w:r>
    </w:p>
    <w:p w14:paraId="0E3ADADA" w14:textId="00F8C925" w:rsidR="00152279" w:rsidRPr="001178C8" w:rsidRDefault="00964F8B" w:rsidP="00F65763">
      <w:pPr>
        <w:jc w:val="left"/>
      </w:pPr>
      <w:r w:rsidRPr="001178C8">
        <w:t>With PROV-O-</w:t>
      </w:r>
      <w:proofErr w:type="spellStart"/>
      <w:r w:rsidRPr="001178C8">
        <w:t>Viz</w:t>
      </w:r>
      <w:proofErr w:type="spellEnd"/>
      <w:r w:rsidRPr="001178C8">
        <w:t xml:space="preserve"> you can visualize any provenance graph expressed using the W3C PROV-O vocabulary as an intuitive Sankey diagram</w:t>
      </w:r>
      <w:r w:rsidR="00152279" w:rsidRPr="001178C8">
        <w:t xml:space="preserve">. </w:t>
      </w:r>
    </w:p>
    <w:p w14:paraId="2F03C555" w14:textId="4DE11662" w:rsidR="00152279" w:rsidRDefault="00152279" w:rsidP="00F65763">
      <w:pPr>
        <w:jc w:val="left"/>
      </w:pPr>
      <w:r w:rsidRPr="001178C8">
        <w:lastRenderedPageBreak/>
        <w:t xml:space="preserve">We build the </w:t>
      </w:r>
      <w:commentRangeStart w:id="48"/>
      <w:r w:rsidRPr="001178C8">
        <w:t xml:space="preserve">Sankey </w:t>
      </w:r>
      <w:commentRangeEnd w:id="48"/>
      <w:r w:rsidR="00376F9C">
        <w:rPr>
          <w:rStyle w:val="Kommentarzeichen"/>
        </w:rPr>
        <w:commentReference w:id="48"/>
      </w:r>
      <w:r w:rsidRPr="001178C8">
        <w:t>diagram with the D3JS Sankey plugin:</w:t>
      </w:r>
      <w:r>
        <w:rPr>
          <w:rFonts w:ascii="Helvetica" w:hAnsi="Helvetica"/>
          <w:color w:val="333333"/>
          <w:shd w:val="clear" w:color="auto" w:fill="FFFFFF"/>
        </w:rPr>
        <w:t xml:space="preserve"> </w:t>
      </w:r>
      <w:hyperlink r:id="rId13" w:history="1">
        <w:r w:rsidRPr="00242BA3">
          <w:rPr>
            <w:rStyle w:val="Hyperlink"/>
          </w:rPr>
          <w:t>https://bost.ocks.org/mike/sankey</w:t>
        </w:r>
      </w:hyperlink>
    </w:p>
    <w:p w14:paraId="115DECD4" w14:textId="77777777" w:rsidR="00967607" w:rsidRDefault="00967607" w:rsidP="00465189"/>
    <w:p w14:paraId="29919B12" w14:textId="77777777" w:rsidR="00B1439A" w:rsidRDefault="00B1439A" w:rsidP="00B1439A">
      <w:pPr>
        <w:keepNext/>
        <w:jc w:val="center"/>
      </w:pPr>
      <w:r>
        <w:rPr>
          <w:noProof/>
          <w:lang w:val="de-AT" w:eastAsia="de-AT"/>
        </w:rPr>
        <w:drawing>
          <wp:inline distT="0" distB="0" distL="0" distR="0" wp14:anchorId="0E36A048" wp14:editId="7BC8823F">
            <wp:extent cx="5344357" cy="2820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82542" cy="2840627"/>
                    </a:xfrm>
                    <a:prstGeom prst="rect">
                      <a:avLst/>
                    </a:prstGeom>
                  </pic:spPr>
                </pic:pic>
              </a:graphicData>
            </a:graphic>
          </wp:inline>
        </w:drawing>
      </w:r>
    </w:p>
    <w:p w14:paraId="33EFB6E2" w14:textId="09EE305E" w:rsidR="00B1439A" w:rsidRPr="00140609" w:rsidRDefault="00B1439A" w:rsidP="00B1439A">
      <w:pPr>
        <w:pStyle w:val="Beschriftung"/>
        <w:jc w:val="center"/>
      </w:pPr>
      <w:bookmarkStart w:id="49" w:name="_Toc457201374"/>
      <w:r w:rsidRPr="00140609">
        <w:t xml:space="preserve">Figure </w:t>
      </w:r>
      <w:r>
        <w:fldChar w:fldCharType="begin"/>
      </w:r>
      <w:r w:rsidRPr="00140609">
        <w:instrText xml:space="preserve"> SEQ Figure \* ARABIC </w:instrText>
      </w:r>
      <w:r>
        <w:fldChar w:fldCharType="separate"/>
      </w:r>
      <w:r w:rsidR="00BF48D5">
        <w:rPr>
          <w:noProof/>
        </w:rPr>
        <w:t>2</w:t>
      </w:r>
      <w:r>
        <w:fldChar w:fldCharType="end"/>
      </w:r>
      <w:r w:rsidR="00F13ABA">
        <w:t xml:space="preserve"> Sankey d</w:t>
      </w:r>
      <w:r w:rsidRPr="00140609">
        <w:t>iagram</w:t>
      </w:r>
      <w:r w:rsidR="00140609" w:rsidRPr="00140609">
        <w:t xml:space="preserve"> example at https://bost.ocks.org/mike/sankey/</w:t>
      </w:r>
      <w:bookmarkEnd w:id="49"/>
    </w:p>
    <w:p w14:paraId="6E1F7326" w14:textId="267A4E4B" w:rsidR="00066573" w:rsidRDefault="004C41CA" w:rsidP="00D05662">
      <w:pPr>
        <w:pStyle w:val="berschrift2"/>
      </w:pPr>
      <w:bookmarkStart w:id="50" w:name="_Toc457201328"/>
      <w:r w:rsidRPr="0067047E">
        <w:t>UI Requirements</w:t>
      </w:r>
      <w:bookmarkEnd w:id="50"/>
    </w:p>
    <w:p w14:paraId="1D92CE82" w14:textId="716C58B2" w:rsidR="00FA4BB4" w:rsidRDefault="003F03EC" w:rsidP="00FA4BB4">
      <w:r w:rsidRPr="00BB0D4D">
        <w:t>This section contains UI requirements specifying all needed user interfaces for the software system.</w:t>
      </w:r>
    </w:p>
    <w:p w14:paraId="1543ED24" w14:textId="69ED3140" w:rsidR="002A3809" w:rsidRPr="00FA4BB4" w:rsidRDefault="002A3809" w:rsidP="006E0C03">
      <w:pPr>
        <w:pStyle w:val="berschrift3"/>
      </w:pPr>
      <w:bookmarkStart w:id="51" w:name="_Toc457201329"/>
      <w:r>
        <w:t>General</w:t>
      </w:r>
      <w:bookmarkEnd w:id="51"/>
    </w:p>
    <w:p w14:paraId="2DCECBDE" w14:textId="6EC338BA" w:rsidR="00D05662" w:rsidRPr="0067047E" w:rsidRDefault="00D05662" w:rsidP="006E0C03">
      <w:pPr>
        <w:pStyle w:val="berschrift4"/>
      </w:pPr>
      <w:r w:rsidRPr="0067047E">
        <w:t>UIR1001 – Project Focused UI</w:t>
      </w:r>
    </w:p>
    <w:p w14:paraId="4AC7D1AA" w14:textId="1A46012C" w:rsidR="00D05662" w:rsidRPr="0067047E" w:rsidRDefault="00D05662" w:rsidP="00D05662">
      <w:r w:rsidRPr="0067047E">
        <w:t xml:space="preserve">The UI is project focused. </w:t>
      </w:r>
    </w:p>
    <w:p w14:paraId="0AA7AEC2" w14:textId="27FBAE57" w:rsidR="00D05662" w:rsidRPr="0067047E" w:rsidRDefault="00D05662" w:rsidP="006E0C03">
      <w:pPr>
        <w:pStyle w:val="berschrift4"/>
      </w:pPr>
      <w:r w:rsidRPr="0067047E">
        <w:t>UIR1002- Clean and Functional</w:t>
      </w:r>
    </w:p>
    <w:p w14:paraId="7D5C06EF" w14:textId="120B8677" w:rsidR="00D05662" w:rsidRDefault="00D05662" w:rsidP="00D05662">
      <w:r w:rsidRPr="0067047E">
        <w:t>The UI should show the information in a clean and functional way.</w:t>
      </w:r>
    </w:p>
    <w:p w14:paraId="2F4BE163" w14:textId="1DDDBE39" w:rsidR="00380533" w:rsidRPr="0067047E" w:rsidRDefault="00380533" w:rsidP="006E0C03">
      <w:pPr>
        <w:pStyle w:val="berschrift4"/>
      </w:pPr>
      <w:r w:rsidRPr="0067047E">
        <w:t>UIR100</w:t>
      </w:r>
      <w:r>
        <w:t>3</w:t>
      </w:r>
      <w:r w:rsidRPr="0067047E">
        <w:t xml:space="preserve">- </w:t>
      </w:r>
      <w:r w:rsidR="00151663">
        <w:t>Look nice on mobile devices</w:t>
      </w:r>
    </w:p>
    <w:p w14:paraId="703EABA6" w14:textId="7EFC2C6F" w:rsidR="00380533" w:rsidRDefault="00380533" w:rsidP="00380533">
      <w:r>
        <w:t xml:space="preserve">The UI should also work </w:t>
      </w:r>
      <w:r w:rsidR="00151663">
        <w:t xml:space="preserve">and look nice on mobile devices but we </w:t>
      </w:r>
      <w:proofErr w:type="gramStart"/>
      <w:r w:rsidR="00151663">
        <w:t>don’t</w:t>
      </w:r>
      <w:proofErr w:type="gramEnd"/>
      <w:r w:rsidR="00151663">
        <w:t xml:space="preserve"> use a “Mobile First” approach for this project.</w:t>
      </w:r>
    </w:p>
    <w:p w14:paraId="30D8D375" w14:textId="617CA491" w:rsidR="00A5702D" w:rsidRPr="0067047E" w:rsidRDefault="00A5702D" w:rsidP="006E0C03">
      <w:pPr>
        <w:pStyle w:val="berschrift4"/>
      </w:pPr>
      <w:r w:rsidRPr="0067047E">
        <w:t>UIR100</w:t>
      </w:r>
      <w:r>
        <w:t>4</w:t>
      </w:r>
      <w:r w:rsidRPr="0067047E">
        <w:t xml:space="preserve">- </w:t>
      </w:r>
      <w:r>
        <w:t>Menu</w:t>
      </w:r>
    </w:p>
    <w:p w14:paraId="153054ED" w14:textId="159EDD48" w:rsidR="00A5702D" w:rsidRDefault="00A5702D" w:rsidP="00380533">
      <w:r>
        <w:t>The menu should be collapsible to save horizontal space.</w:t>
      </w:r>
    </w:p>
    <w:p w14:paraId="53E8779F" w14:textId="4AC86EFB" w:rsidR="00AB2262" w:rsidRPr="0067047E" w:rsidRDefault="00AB2262" w:rsidP="006E0C03">
      <w:pPr>
        <w:pStyle w:val="berschrift4"/>
      </w:pPr>
      <w:r w:rsidRPr="0067047E">
        <w:t>UIR100</w:t>
      </w:r>
      <w:r>
        <w:t>5</w:t>
      </w:r>
      <w:r w:rsidRPr="0067047E">
        <w:t xml:space="preserve">- </w:t>
      </w:r>
      <w:r>
        <w:t>Icons</w:t>
      </w:r>
    </w:p>
    <w:p w14:paraId="17132112" w14:textId="0CD0C63F" w:rsidR="00AB2262" w:rsidRDefault="00AB2262" w:rsidP="00380533">
      <w:r>
        <w:t xml:space="preserve">Use </w:t>
      </w:r>
      <w:r w:rsidRPr="00AB2262">
        <w:t>Font Awesome</w:t>
      </w:r>
      <w:r>
        <w:t xml:space="preserve"> icons.</w:t>
      </w:r>
    </w:p>
    <w:p w14:paraId="62568A06" w14:textId="79654AF8" w:rsidR="00D840CA" w:rsidRPr="0067047E" w:rsidRDefault="00D840CA" w:rsidP="006E0C03">
      <w:pPr>
        <w:pStyle w:val="berschrift4"/>
      </w:pPr>
      <w:r w:rsidRPr="0067047E">
        <w:t>UIR100</w:t>
      </w:r>
      <w:r>
        <w:t>5</w:t>
      </w:r>
      <w:r w:rsidRPr="0067047E">
        <w:t xml:space="preserve">- </w:t>
      </w:r>
      <w:r>
        <w:t>Tables</w:t>
      </w:r>
    </w:p>
    <w:p w14:paraId="65470BE6" w14:textId="77777777" w:rsidR="00271077" w:rsidRDefault="00D840CA" w:rsidP="00380533">
      <w:r>
        <w:t>Tables should be</w:t>
      </w:r>
      <w:r w:rsidR="00271077">
        <w:t>:</w:t>
      </w:r>
    </w:p>
    <w:p w14:paraId="3BC70D84" w14:textId="77777777" w:rsidR="00271077" w:rsidRDefault="00271077" w:rsidP="00587B0F">
      <w:pPr>
        <w:pStyle w:val="Listenabsatz"/>
        <w:numPr>
          <w:ilvl w:val="0"/>
          <w:numId w:val="50"/>
        </w:numPr>
      </w:pPr>
      <w:r>
        <w:t>Sortable</w:t>
      </w:r>
    </w:p>
    <w:p w14:paraId="64919222" w14:textId="77777777" w:rsidR="00271077" w:rsidRDefault="00271077" w:rsidP="00587B0F">
      <w:pPr>
        <w:pStyle w:val="Listenabsatz"/>
        <w:numPr>
          <w:ilvl w:val="0"/>
          <w:numId w:val="50"/>
        </w:numPr>
      </w:pPr>
      <w:r>
        <w:t>Filterable</w:t>
      </w:r>
    </w:p>
    <w:p w14:paraId="7902054E" w14:textId="77777777" w:rsidR="00271077" w:rsidRDefault="00271077" w:rsidP="00587B0F">
      <w:pPr>
        <w:pStyle w:val="Listenabsatz"/>
        <w:numPr>
          <w:ilvl w:val="0"/>
          <w:numId w:val="50"/>
        </w:numPr>
      </w:pPr>
      <w:proofErr w:type="spellStart"/>
      <w:r>
        <w:t>Pageable</w:t>
      </w:r>
      <w:proofErr w:type="spellEnd"/>
    </w:p>
    <w:p w14:paraId="36F4A479" w14:textId="0BBD3F82" w:rsidR="00D840CA" w:rsidRDefault="00271077" w:rsidP="00587B0F">
      <w:pPr>
        <w:pStyle w:val="Listenabsatz"/>
        <w:numPr>
          <w:ilvl w:val="0"/>
          <w:numId w:val="50"/>
        </w:numPr>
      </w:pPr>
      <w:r>
        <w:t>E</w:t>
      </w:r>
      <w:r w:rsidR="00D840CA" w:rsidRPr="00271077">
        <w:t>xportable</w:t>
      </w:r>
      <w:r w:rsidR="007A007F">
        <w:t xml:space="preserve"> (Content is available from clipboard after export)</w:t>
      </w:r>
    </w:p>
    <w:p w14:paraId="1FB2F7B9" w14:textId="2FD627D5" w:rsidR="002A3809" w:rsidRDefault="002A3809" w:rsidP="006E0C03">
      <w:pPr>
        <w:pStyle w:val="berschrift3"/>
      </w:pPr>
      <w:bookmarkStart w:id="52" w:name="_Toc457201330"/>
      <w:r>
        <w:lastRenderedPageBreak/>
        <w:t>Application</w:t>
      </w:r>
      <w:bookmarkEnd w:id="52"/>
    </w:p>
    <w:p w14:paraId="5A55E270" w14:textId="4A6176DC" w:rsidR="00805B31" w:rsidRDefault="002A3809" w:rsidP="006E0C03">
      <w:pPr>
        <w:pStyle w:val="berschrift4"/>
      </w:pPr>
      <w:r>
        <w:t>UIR2001</w:t>
      </w:r>
      <w:r w:rsidR="00805B31">
        <w:t xml:space="preserve"> - Login</w:t>
      </w:r>
    </w:p>
    <w:p w14:paraId="237C12E7" w14:textId="6363BC0E" w:rsidR="00805B31" w:rsidRDefault="002A3809" w:rsidP="006E0C03">
      <w:r>
        <w:t>The user has to login to the system by providing username and password</w:t>
      </w:r>
    </w:p>
    <w:p w14:paraId="45C2F5FD" w14:textId="2B830EF6" w:rsidR="002A3809" w:rsidRDefault="002A3809" w:rsidP="006E0C03">
      <w:r>
        <w:rPr>
          <w:noProof/>
          <w:lang w:val="de-AT" w:eastAsia="de-AT"/>
        </w:rPr>
        <w:drawing>
          <wp:inline distT="0" distB="0" distL="0" distR="0" wp14:anchorId="62C62D14" wp14:editId="116D83BD">
            <wp:extent cx="3962883" cy="2966366"/>
            <wp:effectExtent l="0" t="0" r="0" b="5715"/>
            <wp:docPr id="3" name="Bild 3" descr="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s/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6508" cy="2976565"/>
                    </a:xfrm>
                    <a:prstGeom prst="rect">
                      <a:avLst/>
                    </a:prstGeom>
                    <a:noFill/>
                    <a:ln>
                      <a:noFill/>
                    </a:ln>
                  </pic:spPr>
                </pic:pic>
              </a:graphicData>
            </a:graphic>
          </wp:inline>
        </w:drawing>
      </w:r>
    </w:p>
    <w:p w14:paraId="5DE1BBC0" w14:textId="2790F31A" w:rsidR="002A3809" w:rsidRDefault="002A3809" w:rsidP="006E0C03">
      <w:pPr>
        <w:pStyle w:val="Beschriftung"/>
      </w:pPr>
      <w:bookmarkStart w:id="53" w:name="_Toc457201375"/>
      <w:r>
        <w:t xml:space="preserve">Figure </w:t>
      </w:r>
      <w:r>
        <w:fldChar w:fldCharType="begin"/>
      </w:r>
      <w:r>
        <w:instrText xml:space="preserve"> SEQ Figure \* ARABIC </w:instrText>
      </w:r>
      <w:r>
        <w:fldChar w:fldCharType="separate"/>
      </w:r>
      <w:r w:rsidR="00BF48D5">
        <w:rPr>
          <w:noProof/>
        </w:rPr>
        <w:t>3</w:t>
      </w:r>
      <w:r>
        <w:fldChar w:fldCharType="end"/>
      </w:r>
      <w:r>
        <w:t xml:space="preserve"> Login Screen</w:t>
      </w:r>
      <w:bookmarkEnd w:id="53"/>
    </w:p>
    <w:p w14:paraId="57FD32C1" w14:textId="44842CC5" w:rsidR="002A3809" w:rsidRDefault="002A3809" w:rsidP="006E0C03">
      <w:pPr>
        <w:pStyle w:val="berschrift4"/>
      </w:pPr>
      <w:r>
        <w:t>UIR2002 – Navigation</w:t>
      </w:r>
    </w:p>
    <w:p w14:paraId="1819B3F6" w14:textId="2A1464AE" w:rsidR="002A3809" w:rsidRDefault="002A3809" w:rsidP="006E0C03">
      <w:r>
        <w:t>A Navigation Bar on the left side allows the user to navigate quickly between different areas.</w:t>
      </w:r>
    </w:p>
    <w:p w14:paraId="70E05619" w14:textId="7FC65B69" w:rsidR="002A3809" w:rsidRDefault="00516D65" w:rsidP="006E0C03">
      <w:pPr>
        <w:keepNext/>
      </w:pPr>
      <w:r>
        <w:rPr>
          <w:noProof/>
          <w:lang w:val="de-AT" w:eastAsia="de-AT"/>
        </w:rPr>
        <w:drawing>
          <wp:inline distT="0" distB="0" distL="0" distR="0" wp14:anchorId="597CA225" wp14:editId="7C8A4C12">
            <wp:extent cx="5721985" cy="3491999"/>
            <wp:effectExtent l="0" t="0" r="0" b="0"/>
            <wp:docPr id="15" name="Bild 15" descr="mockups/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s/navig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8470"/>
                    <a:stretch/>
                  </pic:blipFill>
                  <pic:spPr bwMode="auto">
                    <a:xfrm>
                      <a:off x="0" y="0"/>
                      <a:ext cx="5752465" cy="3510600"/>
                    </a:xfrm>
                    <a:prstGeom prst="rect">
                      <a:avLst/>
                    </a:prstGeom>
                    <a:noFill/>
                    <a:ln>
                      <a:noFill/>
                    </a:ln>
                    <a:extLst>
                      <a:ext uri="{53640926-AAD7-44D8-BBD7-CCE9431645EC}">
                        <a14:shadowObscured xmlns:a14="http://schemas.microsoft.com/office/drawing/2010/main"/>
                      </a:ext>
                    </a:extLst>
                  </pic:spPr>
                </pic:pic>
              </a:graphicData>
            </a:graphic>
          </wp:inline>
        </w:drawing>
      </w:r>
    </w:p>
    <w:p w14:paraId="436AC9E6" w14:textId="02423916" w:rsidR="002A3809" w:rsidRDefault="002A3809" w:rsidP="006E0C03">
      <w:pPr>
        <w:pStyle w:val="Beschriftung"/>
      </w:pPr>
      <w:bookmarkStart w:id="54" w:name="_Toc457201376"/>
      <w:r>
        <w:t xml:space="preserve">Figure </w:t>
      </w:r>
      <w:r>
        <w:fldChar w:fldCharType="begin"/>
      </w:r>
      <w:r>
        <w:instrText xml:space="preserve"> SEQ Figure \* ARABIC </w:instrText>
      </w:r>
      <w:r>
        <w:fldChar w:fldCharType="separate"/>
      </w:r>
      <w:r w:rsidR="00BF48D5">
        <w:rPr>
          <w:noProof/>
        </w:rPr>
        <w:t>4</w:t>
      </w:r>
      <w:r>
        <w:fldChar w:fldCharType="end"/>
      </w:r>
      <w:r>
        <w:t xml:space="preserve"> Navigation</w:t>
      </w:r>
      <w:bookmarkEnd w:id="54"/>
    </w:p>
    <w:p w14:paraId="6DE1EFF5" w14:textId="35D6EB08" w:rsidR="002E6232" w:rsidRDefault="002E6232">
      <w:pPr>
        <w:spacing w:after="200"/>
        <w:jc w:val="left"/>
        <w:rPr>
          <w:rFonts w:asciiTheme="majorHAnsi" w:eastAsiaTheme="majorEastAsia" w:hAnsiTheme="majorHAnsi" w:cstheme="majorBidi"/>
          <w:b/>
          <w:bCs/>
          <w:color w:val="1E5E9F" w:themeColor="accent2" w:themeShade="BF"/>
          <w:sz w:val="22"/>
          <w:szCs w:val="22"/>
        </w:rPr>
      </w:pPr>
      <w:r>
        <w:br w:type="page"/>
      </w:r>
    </w:p>
    <w:p w14:paraId="09A9D7E5" w14:textId="05D595D6" w:rsidR="002A3809" w:rsidRDefault="002A3809" w:rsidP="006E0C03">
      <w:pPr>
        <w:pStyle w:val="berschrift3"/>
      </w:pPr>
      <w:bookmarkStart w:id="55" w:name="_Toc457201331"/>
      <w:r>
        <w:lastRenderedPageBreak/>
        <w:t>Project</w:t>
      </w:r>
      <w:bookmarkEnd w:id="55"/>
    </w:p>
    <w:p w14:paraId="0779DAAB" w14:textId="1042140E" w:rsidR="00241E79" w:rsidRPr="00241E79" w:rsidRDefault="00241E79" w:rsidP="006E0C03">
      <w:pPr>
        <w:pStyle w:val="berschrift4"/>
      </w:pPr>
      <w:r>
        <w:t>UIR3001 – Project list</w:t>
      </w:r>
    </w:p>
    <w:p w14:paraId="600F98A5" w14:textId="3B83946E" w:rsidR="002A3809" w:rsidRDefault="00241E79" w:rsidP="006E0C03">
      <w:r>
        <w:t xml:space="preserve">The project list gives an overview of the projects assigned to a specific user. The list is accessible via “Own Projects”, “Reviewer Projects” or the name of a team member. </w:t>
      </w:r>
    </w:p>
    <w:p w14:paraId="701AD849" w14:textId="77777777" w:rsidR="00241E79" w:rsidRDefault="00241E79" w:rsidP="006E0C03">
      <w:pPr>
        <w:keepNext/>
      </w:pPr>
      <w:r>
        <w:rPr>
          <w:noProof/>
          <w:lang w:val="de-AT" w:eastAsia="de-AT"/>
        </w:rPr>
        <w:drawing>
          <wp:inline distT="0" distB="0" distL="0" distR="0" wp14:anchorId="65FB5BA8" wp14:editId="23D76E1A">
            <wp:extent cx="5044584" cy="2727133"/>
            <wp:effectExtent l="0" t="0" r="10160" b="0"/>
            <wp:docPr id="5" name="Bild 5" descr="mockups/project%20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s/project%20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961" cy="2740852"/>
                    </a:xfrm>
                    <a:prstGeom prst="rect">
                      <a:avLst/>
                    </a:prstGeom>
                    <a:noFill/>
                    <a:ln>
                      <a:noFill/>
                    </a:ln>
                  </pic:spPr>
                </pic:pic>
              </a:graphicData>
            </a:graphic>
          </wp:inline>
        </w:drawing>
      </w:r>
    </w:p>
    <w:p w14:paraId="056CB71D" w14:textId="65CE3D46" w:rsidR="00241E79" w:rsidRDefault="00241E79" w:rsidP="006E0C03">
      <w:pPr>
        <w:pStyle w:val="Beschriftung"/>
      </w:pPr>
      <w:bookmarkStart w:id="56" w:name="_Toc457201377"/>
      <w:r>
        <w:t xml:space="preserve">Figure </w:t>
      </w:r>
      <w:r>
        <w:fldChar w:fldCharType="begin"/>
      </w:r>
      <w:r>
        <w:instrText xml:space="preserve"> SEQ Figure \* ARABIC </w:instrText>
      </w:r>
      <w:r>
        <w:fldChar w:fldCharType="separate"/>
      </w:r>
      <w:r w:rsidR="00BF48D5">
        <w:rPr>
          <w:noProof/>
        </w:rPr>
        <w:t>5</w:t>
      </w:r>
      <w:r>
        <w:fldChar w:fldCharType="end"/>
      </w:r>
      <w:r>
        <w:t xml:space="preserve"> Project list</w:t>
      </w:r>
      <w:bookmarkEnd w:id="56"/>
    </w:p>
    <w:p w14:paraId="5C09F35E" w14:textId="372C7017" w:rsidR="001E5A92" w:rsidRDefault="001E5A92" w:rsidP="006E0C03">
      <w:pPr>
        <w:pStyle w:val="berschrift4"/>
      </w:pPr>
      <w:r>
        <w:t>UIR3002 – Create Project</w:t>
      </w:r>
    </w:p>
    <w:p w14:paraId="1AB5DF79" w14:textId="5418B247" w:rsidR="001E5A92" w:rsidRDefault="001E5A92" w:rsidP="006E0C03">
      <w:r>
        <w:t xml:space="preserve">This page </w:t>
      </w:r>
      <w:proofErr w:type="gramStart"/>
      <w:r>
        <w:t>is needed</w:t>
      </w:r>
      <w:proofErr w:type="gramEnd"/>
      <w:r>
        <w:t xml:space="preserve"> to create a new project. The user has the option to provide a URL to an existing project repository or to create a new repository.</w:t>
      </w:r>
    </w:p>
    <w:p w14:paraId="1386D8DF" w14:textId="77777777" w:rsidR="006C7028" w:rsidRDefault="001E5A92" w:rsidP="006E0C03">
      <w:pPr>
        <w:keepNext/>
      </w:pPr>
      <w:r>
        <w:rPr>
          <w:noProof/>
          <w:lang w:val="de-AT" w:eastAsia="de-AT"/>
        </w:rPr>
        <w:drawing>
          <wp:inline distT="0" distB="0" distL="0" distR="0" wp14:anchorId="759ABAB8" wp14:editId="083A23E0">
            <wp:extent cx="4062568" cy="2815859"/>
            <wp:effectExtent l="0" t="0" r="1905" b="3810"/>
            <wp:docPr id="8" name="Bild 8" descr="mockups/create%20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ckups/create%20proj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9377" cy="2820578"/>
                    </a:xfrm>
                    <a:prstGeom prst="rect">
                      <a:avLst/>
                    </a:prstGeom>
                    <a:noFill/>
                    <a:ln>
                      <a:noFill/>
                    </a:ln>
                  </pic:spPr>
                </pic:pic>
              </a:graphicData>
            </a:graphic>
          </wp:inline>
        </w:drawing>
      </w:r>
    </w:p>
    <w:p w14:paraId="4E4AEC10" w14:textId="0F0BC459" w:rsidR="006C7028" w:rsidRDefault="006C7028" w:rsidP="006C7028">
      <w:pPr>
        <w:pStyle w:val="Beschriftung"/>
      </w:pPr>
      <w:bookmarkStart w:id="57" w:name="_Toc457201378"/>
      <w:r>
        <w:t xml:space="preserve">Figure </w:t>
      </w:r>
      <w:r>
        <w:fldChar w:fldCharType="begin"/>
      </w:r>
      <w:r>
        <w:instrText xml:space="preserve"> SEQ Figure \* ARABIC </w:instrText>
      </w:r>
      <w:r>
        <w:fldChar w:fldCharType="separate"/>
      </w:r>
      <w:r w:rsidR="00BF48D5">
        <w:rPr>
          <w:noProof/>
        </w:rPr>
        <w:t>6</w:t>
      </w:r>
      <w:r>
        <w:fldChar w:fldCharType="end"/>
      </w:r>
      <w:r>
        <w:t xml:space="preserve"> Create Project</w:t>
      </w:r>
      <w:bookmarkEnd w:id="57"/>
    </w:p>
    <w:p w14:paraId="517839D6" w14:textId="77777777" w:rsidR="006C7028" w:rsidRDefault="006C7028">
      <w:pPr>
        <w:spacing w:after="200"/>
        <w:jc w:val="left"/>
        <w:rPr>
          <w:b/>
          <w:bCs/>
          <w:color w:val="1E5E9F" w:themeColor="accent2" w:themeShade="BF"/>
          <w:sz w:val="18"/>
          <w:szCs w:val="18"/>
        </w:rPr>
      </w:pPr>
      <w:r>
        <w:br w:type="page"/>
      </w:r>
    </w:p>
    <w:p w14:paraId="755EBA64" w14:textId="1BCAD940" w:rsidR="00241E79" w:rsidRDefault="00241E79" w:rsidP="006E0C03">
      <w:pPr>
        <w:pStyle w:val="berschrift4"/>
      </w:pPr>
      <w:r>
        <w:lastRenderedPageBreak/>
        <w:t>UIR300</w:t>
      </w:r>
      <w:r w:rsidR="001E5A92">
        <w:t>3</w:t>
      </w:r>
      <w:r>
        <w:t xml:space="preserve"> – Project detail page</w:t>
      </w:r>
    </w:p>
    <w:p w14:paraId="49C3B9E7" w14:textId="77777777" w:rsidR="00241E79" w:rsidRDefault="00241E79" w:rsidP="006E0C03">
      <w:r>
        <w:t xml:space="preserve">The detail page shows the associated files and </w:t>
      </w:r>
      <w:proofErr w:type="gramStart"/>
      <w:r>
        <w:t>meta</w:t>
      </w:r>
      <w:proofErr w:type="gramEnd"/>
      <w:r>
        <w:t xml:space="preserve"> data to the selected project.</w:t>
      </w:r>
    </w:p>
    <w:p w14:paraId="1078BD52" w14:textId="14874066" w:rsidR="00241E79" w:rsidRDefault="00E56FD8" w:rsidP="006E0C03">
      <w:pPr>
        <w:keepNext/>
      </w:pPr>
      <w:r>
        <w:rPr>
          <w:noProof/>
          <w:lang w:val="de-AT" w:eastAsia="de-AT"/>
        </w:rPr>
        <w:drawing>
          <wp:inline distT="0" distB="0" distL="0" distR="0" wp14:anchorId="14DE5A21" wp14:editId="7E8A23AB">
            <wp:extent cx="5752465" cy="4359275"/>
            <wp:effectExtent l="0" t="0" r="0" b="9525"/>
            <wp:docPr id="22" name="Bild 22" descr="mockups/project%20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s/project%20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359275"/>
                    </a:xfrm>
                    <a:prstGeom prst="rect">
                      <a:avLst/>
                    </a:prstGeom>
                    <a:noFill/>
                    <a:ln>
                      <a:noFill/>
                    </a:ln>
                  </pic:spPr>
                </pic:pic>
              </a:graphicData>
            </a:graphic>
          </wp:inline>
        </w:drawing>
      </w:r>
    </w:p>
    <w:p w14:paraId="0303AAC4" w14:textId="4A1A9AA7" w:rsidR="00241E79" w:rsidRDefault="00241E79" w:rsidP="00241E79">
      <w:pPr>
        <w:pStyle w:val="Beschriftung"/>
      </w:pPr>
      <w:bookmarkStart w:id="58" w:name="_Toc457201379"/>
      <w:r>
        <w:t xml:space="preserve">Figure </w:t>
      </w:r>
      <w:r>
        <w:fldChar w:fldCharType="begin"/>
      </w:r>
      <w:r>
        <w:instrText xml:space="preserve"> SEQ Figure \* ARABIC </w:instrText>
      </w:r>
      <w:r>
        <w:fldChar w:fldCharType="separate"/>
      </w:r>
      <w:r w:rsidR="00BF48D5">
        <w:rPr>
          <w:noProof/>
        </w:rPr>
        <w:t>7</w:t>
      </w:r>
      <w:r>
        <w:fldChar w:fldCharType="end"/>
      </w:r>
      <w:r>
        <w:t xml:space="preserve"> Project detail page</w:t>
      </w:r>
      <w:bookmarkEnd w:id="58"/>
    </w:p>
    <w:p w14:paraId="64CB21EA" w14:textId="0E44772E" w:rsidR="00496B7A" w:rsidRDefault="00F8108F" w:rsidP="006E0C03">
      <w:pPr>
        <w:pStyle w:val="berschrift4"/>
      </w:pPr>
      <w:r>
        <w:t>UIR</w:t>
      </w:r>
      <w:r w:rsidR="00DE7EF0">
        <w:t>3004 – QC Checklist</w:t>
      </w:r>
    </w:p>
    <w:p w14:paraId="5D24F1BB" w14:textId="6D5A7384" w:rsidR="00DE7EF0" w:rsidRPr="00DE7EF0" w:rsidRDefault="00DE7EF0" w:rsidP="006E0C03">
      <w:r>
        <w:t>The user can create a QC checklist that for a project</w:t>
      </w:r>
    </w:p>
    <w:p w14:paraId="7245BD90" w14:textId="77777777" w:rsidR="00BF48D5" w:rsidRDefault="00BF48D5" w:rsidP="006E0C03">
      <w:pPr>
        <w:keepNext/>
        <w:spacing w:after="200"/>
        <w:jc w:val="left"/>
      </w:pPr>
      <w:r>
        <w:rPr>
          <w:noProof/>
          <w:highlight w:val="yellow"/>
          <w:lang w:val="de-AT" w:eastAsia="de-AT"/>
        </w:rPr>
        <w:drawing>
          <wp:inline distT="0" distB="0" distL="0" distR="0" wp14:anchorId="0F610D05" wp14:editId="03B6A19C">
            <wp:extent cx="5720623" cy="2520000"/>
            <wp:effectExtent l="0" t="0" r="0" b="0"/>
            <wp:docPr id="27" name="Bild 27" descr="mockups/QC%20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ckups/QC%20Checklis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 b="41298"/>
                    <a:stretch/>
                  </pic:blipFill>
                  <pic:spPr bwMode="auto">
                    <a:xfrm>
                      <a:off x="0" y="0"/>
                      <a:ext cx="5752465" cy="2534027"/>
                    </a:xfrm>
                    <a:prstGeom prst="rect">
                      <a:avLst/>
                    </a:prstGeom>
                    <a:noFill/>
                    <a:ln>
                      <a:noFill/>
                    </a:ln>
                    <a:extLst>
                      <a:ext uri="{53640926-AAD7-44D8-BBD7-CCE9431645EC}">
                        <a14:shadowObscured xmlns:a14="http://schemas.microsoft.com/office/drawing/2010/main"/>
                      </a:ext>
                    </a:extLst>
                  </pic:spPr>
                </pic:pic>
              </a:graphicData>
            </a:graphic>
          </wp:inline>
        </w:drawing>
      </w:r>
    </w:p>
    <w:p w14:paraId="788634F8" w14:textId="54B560F3" w:rsidR="00BF48D5" w:rsidRDefault="00BF48D5" w:rsidP="006E0C03">
      <w:pPr>
        <w:pStyle w:val="Beschriftung"/>
        <w:jc w:val="left"/>
      </w:pPr>
      <w:bookmarkStart w:id="59" w:name="_Toc457201380"/>
      <w:r>
        <w:t xml:space="preserve">Figure </w:t>
      </w:r>
      <w:r>
        <w:fldChar w:fldCharType="begin"/>
      </w:r>
      <w:r>
        <w:instrText xml:space="preserve"> SEQ Figure \* ARABIC </w:instrText>
      </w:r>
      <w:r>
        <w:fldChar w:fldCharType="separate"/>
      </w:r>
      <w:r>
        <w:rPr>
          <w:noProof/>
        </w:rPr>
        <w:t>8</w:t>
      </w:r>
      <w:r>
        <w:fldChar w:fldCharType="end"/>
      </w:r>
      <w:r>
        <w:t xml:space="preserve"> QC Checklist</w:t>
      </w:r>
      <w:bookmarkEnd w:id="59"/>
    </w:p>
    <w:p w14:paraId="42EA6609" w14:textId="5AB1CE57" w:rsidR="00974745" w:rsidRDefault="00974745">
      <w:pPr>
        <w:spacing w:after="200"/>
        <w:jc w:val="left"/>
        <w:rPr>
          <w:highlight w:val="yellow"/>
        </w:rPr>
      </w:pPr>
      <w:r>
        <w:rPr>
          <w:highlight w:val="yellow"/>
        </w:rPr>
        <w:br w:type="page"/>
      </w:r>
    </w:p>
    <w:p w14:paraId="34F7DB74" w14:textId="1850D375" w:rsidR="00974745" w:rsidRDefault="00974745" w:rsidP="006E0C03">
      <w:pPr>
        <w:pStyle w:val="berschrift4"/>
      </w:pPr>
      <w:r>
        <w:lastRenderedPageBreak/>
        <w:t>UIR3005 – Assumptions</w:t>
      </w:r>
    </w:p>
    <w:p w14:paraId="54408CAC" w14:textId="77777777" w:rsidR="006F4D17" w:rsidRDefault="00190825" w:rsidP="006E0C03">
      <w:r>
        <w:t>The user can create a list of</w:t>
      </w:r>
      <w:r w:rsidR="006F4D17">
        <w:t xml:space="preserve"> assumptions based on all key steps in the current project</w:t>
      </w:r>
    </w:p>
    <w:p w14:paraId="5515F72D" w14:textId="2C515A2F" w:rsidR="006F4D17" w:rsidRDefault="005752A2" w:rsidP="006E0C03">
      <w:pPr>
        <w:keepNext/>
      </w:pPr>
      <w:r>
        <w:rPr>
          <w:noProof/>
          <w:lang w:val="de-AT" w:eastAsia="de-AT"/>
        </w:rPr>
        <w:drawing>
          <wp:inline distT="0" distB="0" distL="0" distR="0" wp14:anchorId="432E22F1" wp14:editId="6C6F3F13">
            <wp:extent cx="5736557" cy="3311999"/>
            <wp:effectExtent l="0" t="0" r="4445" b="0"/>
            <wp:docPr id="23" name="Bild 23" descr="mockups/assum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s/assumpt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3064"/>
                    <a:stretch/>
                  </pic:blipFill>
                  <pic:spPr bwMode="auto">
                    <a:xfrm>
                      <a:off x="0" y="0"/>
                      <a:ext cx="5752465" cy="3321183"/>
                    </a:xfrm>
                    <a:prstGeom prst="rect">
                      <a:avLst/>
                    </a:prstGeom>
                    <a:noFill/>
                    <a:ln>
                      <a:noFill/>
                    </a:ln>
                    <a:extLst>
                      <a:ext uri="{53640926-AAD7-44D8-BBD7-CCE9431645EC}">
                        <a14:shadowObscured xmlns:a14="http://schemas.microsoft.com/office/drawing/2010/main"/>
                      </a:ext>
                    </a:extLst>
                  </pic:spPr>
                </pic:pic>
              </a:graphicData>
            </a:graphic>
          </wp:inline>
        </w:drawing>
      </w:r>
    </w:p>
    <w:p w14:paraId="74D19A7F" w14:textId="01F05A9A" w:rsidR="006F4D17" w:rsidRDefault="006F4D17" w:rsidP="006E0C03">
      <w:pPr>
        <w:pStyle w:val="Beschriftung"/>
      </w:pPr>
      <w:bookmarkStart w:id="60" w:name="_Toc457201381"/>
      <w:r>
        <w:t xml:space="preserve">Figure </w:t>
      </w:r>
      <w:r>
        <w:fldChar w:fldCharType="begin"/>
      </w:r>
      <w:r>
        <w:instrText xml:space="preserve"> SEQ Figure \* ARABIC </w:instrText>
      </w:r>
      <w:r>
        <w:fldChar w:fldCharType="separate"/>
      </w:r>
      <w:r w:rsidR="00BF48D5">
        <w:rPr>
          <w:noProof/>
        </w:rPr>
        <w:t>9</w:t>
      </w:r>
      <w:r>
        <w:fldChar w:fldCharType="end"/>
      </w:r>
      <w:r>
        <w:t xml:space="preserve"> Assumption list</w:t>
      </w:r>
      <w:bookmarkEnd w:id="60"/>
    </w:p>
    <w:p w14:paraId="6E527AD3" w14:textId="526F0A44" w:rsidR="00183759" w:rsidRDefault="00183759" w:rsidP="006E0C03">
      <w:pPr>
        <w:pStyle w:val="berschrift4"/>
      </w:pPr>
      <w:r>
        <w:t>UIR3006 – Decisions</w:t>
      </w:r>
    </w:p>
    <w:p w14:paraId="517362E7" w14:textId="5FF59E4C" w:rsidR="00183759" w:rsidRDefault="00183759" w:rsidP="00183759">
      <w:r>
        <w:t xml:space="preserve">The user can create a list of </w:t>
      </w:r>
      <w:r w:rsidR="00A924E9">
        <w:t>decisions</w:t>
      </w:r>
      <w:r>
        <w:t xml:space="preserve"> based on all key steps in the current project</w:t>
      </w:r>
    </w:p>
    <w:p w14:paraId="2CB5C313" w14:textId="6600D9D9" w:rsidR="00A924E9" w:rsidRDefault="005752A2" w:rsidP="006E0C03">
      <w:pPr>
        <w:keepNext/>
      </w:pPr>
      <w:r>
        <w:rPr>
          <w:noProof/>
          <w:lang w:val="de-AT" w:eastAsia="de-AT"/>
        </w:rPr>
        <w:drawing>
          <wp:inline distT="0" distB="0" distL="0" distR="0" wp14:anchorId="5F5922B3" wp14:editId="1F7CC058">
            <wp:extent cx="5742187" cy="3636000"/>
            <wp:effectExtent l="0" t="0" r="0" b="0"/>
            <wp:docPr id="24" name="Bild 24" descr="mockups/deci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s/decision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5621"/>
                    <a:stretch/>
                  </pic:blipFill>
                  <pic:spPr bwMode="auto">
                    <a:xfrm>
                      <a:off x="0" y="0"/>
                      <a:ext cx="5752465" cy="3642508"/>
                    </a:xfrm>
                    <a:prstGeom prst="rect">
                      <a:avLst/>
                    </a:prstGeom>
                    <a:noFill/>
                    <a:ln>
                      <a:noFill/>
                    </a:ln>
                    <a:extLst>
                      <a:ext uri="{53640926-AAD7-44D8-BBD7-CCE9431645EC}">
                        <a14:shadowObscured xmlns:a14="http://schemas.microsoft.com/office/drawing/2010/main"/>
                      </a:ext>
                    </a:extLst>
                  </pic:spPr>
                </pic:pic>
              </a:graphicData>
            </a:graphic>
          </wp:inline>
        </w:drawing>
      </w:r>
    </w:p>
    <w:p w14:paraId="6CC6C5C3" w14:textId="5041A3BB" w:rsidR="00D225E9" w:rsidRDefault="00A924E9" w:rsidP="00A924E9">
      <w:pPr>
        <w:pStyle w:val="Beschriftung"/>
      </w:pPr>
      <w:bookmarkStart w:id="61" w:name="_Toc457201382"/>
      <w:r>
        <w:t xml:space="preserve">Figure </w:t>
      </w:r>
      <w:r>
        <w:fldChar w:fldCharType="begin"/>
      </w:r>
      <w:r>
        <w:instrText xml:space="preserve"> SEQ Figure \* ARABIC </w:instrText>
      </w:r>
      <w:r>
        <w:fldChar w:fldCharType="separate"/>
      </w:r>
      <w:r w:rsidR="00BF48D5">
        <w:rPr>
          <w:noProof/>
        </w:rPr>
        <w:t>10</w:t>
      </w:r>
      <w:r>
        <w:fldChar w:fldCharType="end"/>
      </w:r>
      <w:r>
        <w:t xml:space="preserve"> Decision list</w:t>
      </w:r>
      <w:bookmarkEnd w:id="61"/>
    </w:p>
    <w:p w14:paraId="01330E3C" w14:textId="77777777" w:rsidR="00D225E9" w:rsidRDefault="00D225E9">
      <w:pPr>
        <w:spacing w:after="200"/>
        <w:jc w:val="left"/>
        <w:rPr>
          <w:b/>
          <w:bCs/>
          <w:color w:val="1E5E9F" w:themeColor="accent2" w:themeShade="BF"/>
          <w:sz w:val="18"/>
          <w:szCs w:val="18"/>
        </w:rPr>
      </w:pPr>
      <w:r>
        <w:br w:type="page"/>
      </w:r>
    </w:p>
    <w:p w14:paraId="6D3ED67A" w14:textId="154727DF" w:rsidR="00183759" w:rsidRDefault="00D225E9" w:rsidP="006E0C03">
      <w:pPr>
        <w:pStyle w:val="berschrift4"/>
      </w:pPr>
      <w:r>
        <w:lastRenderedPageBreak/>
        <w:t>UIR3007 – Run Record</w:t>
      </w:r>
    </w:p>
    <w:p w14:paraId="030CE465" w14:textId="69FD9CD4" w:rsidR="00D225E9" w:rsidRDefault="00D225E9" w:rsidP="006E0C03">
      <w:r>
        <w:t xml:space="preserve">The run record shows details like OFV, </w:t>
      </w:r>
      <w:proofErr w:type="spellStart"/>
      <w:r>
        <w:t>deltaOFV</w:t>
      </w:r>
      <w:proofErr w:type="spellEnd"/>
      <w:proofErr w:type="gramStart"/>
      <w:r>
        <w:t>,…</w:t>
      </w:r>
      <w:proofErr w:type="gramEnd"/>
      <w:r>
        <w:t xml:space="preserve"> on the key steps of the current project.</w:t>
      </w:r>
    </w:p>
    <w:p w14:paraId="213A39FA" w14:textId="77777777" w:rsidR="00D225E9" w:rsidRDefault="00D225E9" w:rsidP="006E0C03">
      <w:pPr>
        <w:keepNext/>
      </w:pPr>
      <w:r>
        <w:rPr>
          <w:noProof/>
          <w:lang w:val="de-AT" w:eastAsia="de-AT"/>
        </w:rPr>
        <w:drawing>
          <wp:inline distT="0" distB="0" distL="0" distR="0" wp14:anchorId="748C896C" wp14:editId="284F7331">
            <wp:extent cx="5738650" cy="3312000"/>
            <wp:effectExtent l="0" t="0" r="1905" b="0"/>
            <wp:docPr id="25" name="Bild 25" descr="mockups/Run%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s/Run%20Recor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20140"/>
                    <a:stretch/>
                  </pic:blipFill>
                  <pic:spPr bwMode="auto">
                    <a:xfrm>
                      <a:off x="0" y="0"/>
                      <a:ext cx="5752465" cy="3319973"/>
                    </a:xfrm>
                    <a:prstGeom prst="rect">
                      <a:avLst/>
                    </a:prstGeom>
                    <a:noFill/>
                    <a:ln>
                      <a:noFill/>
                    </a:ln>
                    <a:extLst>
                      <a:ext uri="{53640926-AAD7-44D8-BBD7-CCE9431645EC}">
                        <a14:shadowObscured xmlns:a14="http://schemas.microsoft.com/office/drawing/2010/main"/>
                      </a:ext>
                    </a:extLst>
                  </pic:spPr>
                </pic:pic>
              </a:graphicData>
            </a:graphic>
          </wp:inline>
        </w:drawing>
      </w:r>
    </w:p>
    <w:p w14:paraId="4D30F396" w14:textId="2012A443" w:rsidR="00D225E9" w:rsidRPr="007A4BAF" w:rsidRDefault="00D225E9" w:rsidP="006E0C03">
      <w:pPr>
        <w:pStyle w:val="Beschriftung"/>
      </w:pPr>
      <w:bookmarkStart w:id="62" w:name="_Toc457201383"/>
      <w:r>
        <w:t xml:space="preserve">Figure </w:t>
      </w:r>
      <w:r>
        <w:fldChar w:fldCharType="begin"/>
      </w:r>
      <w:r>
        <w:instrText xml:space="preserve"> SEQ Figure \* ARABIC </w:instrText>
      </w:r>
      <w:r>
        <w:fldChar w:fldCharType="separate"/>
      </w:r>
      <w:r w:rsidR="00BF48D5">
        <w:rPr>
          <w:noProof/>
        </w:rPr>
        <w:t>11</w:t>
      </w:r>
      <w:r>
        <w:fldChar w:fldCharType="end"/>
      </w:r>
      <w:r>
        <w:t xml:space="preserve"> Run Record</w:t>
      </w:r>
      <w:bookmarkEnd w:id="62"/>
    </w:p>
    <w:p w14:paraId="6B4E61A6" w14:textId="10108967" w:rsidR="005E7EA9" w:rsidRDefault="005E7EA9" w:rsidP="006E0C03">
      <w:pPr>
        <w:pStyle w:val="berschrift4"/>
      </w:pPr>
      <w:r>
        <w:t>UIR3006 – Assign Users</w:t>
      </w:r>
    </w:p>
    <w:p w14:paraId="654E8350" w14:textId="2D29301F" w:rsidR="005E7EA9" w:rsidRDefault="005E7EA9" w:rsidP="006E0C03">
      <w:r>
        <w:t>The owner of the project can assign users to the project by giving them access or assigning them as reviewer</w:t>
      </w:r>
    </w:p>
    <w:p w14:paraId="3BCCA203" w14:textId="77777777" w:rsidR="005E7EA9" w:rsidRDefault="005E7EA9" w:rsidP="006E0C03">
      <w:pPr>
        <w:keepNext/>
      </w:pPr>
      <w:r>
        <w:rPr>
          <w:noProof/>
          <w:lang w:val="de-AT" w:eastAsia="de-AT"/>
        </w:rPr>
        <w:drawing>
          <wp:inline distT="0" distB="0" distL="0" distR="0" wp14:anchorId="32EAB9B6" wp14:editId="20773CD7">
            <wp:extent cx="5762625" cy="3200400"/>
            <wp:effectExtent l="0" t="0" r="3175" b="0"/>
            <wp:docPr id="13" name="Bild 13" descr="mockups/Assign%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s/Assign%20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200400"/>
                    </a:xfrm>
                    <a:prstGeom prst="rect">
                      <a:avLst/>
                    </a:prstGeom>
                    <a:noFill/>
                    <a:ln>
                      <a:noFill/>
                    </a:ln>
                  </pic:spPr>
                </pic:pic>
              </a:graphicData>
            </a:graphic>
          </wp:inline>
        </w:drawing>
      </w:r>
    </w:p>
    <w:p w14:paraId="11340A73" w14:textId="0B87B0FB" w:rsidR="00131DA9" w:rsidRDefault="005E7EA9" w:rsidP="006E0C03">
      <w:pPr>
        <w:pStyle w:val="Beschriftung"/>
      </w:pPr>
      <w:bookmarkStart w:id="63" w:name="_Toc457201384"/>
      <w:r>
        <w:t xml:space="preserve">Figure </w:t>
      </w:r>
      <w:r>
        <w:fldChar w:fldCharType="begin"/>
      </w:r>
      <w:r>
        <w:instrText xml:space="preserve"> SEQ Figure \* ARABIC </w:instrText>
      </w:r>
      <w:r>
        <w:fldChar w:fldCharType="separate"/>
      </w:r>
      <w:r w:rsidR="00BF48D5">
        <w:rPr>
          <w:noProof/>
        </w:rPr>
        <w:t>12</w:t>
      </w:r>
      <w:r>
        <w:fldChar w:fldCharType="end"/>
      </w:r>
      <w:r>
        <w:t xml:space="preserve"> Assign User</w:t>
      </w:r>
      <w:bookmarkEnd w:id="63"/>
      <w:r w:rsidR="00131DA9">
        <w:br w:type="page"/>
      </w:r>
    </w:p>
    <w:p w14:paraId="00642C7A" w14:textId="4D1A44C5" w:rsidR="00295120" w:rsidRDefault="001F3C2C" w:rsidP="006E0C03">
      <w:pPr>
        <w:pStyle w:val="berschrift3"/>
      </w:pPr>
      <w:bookmarkStart w:id="64" w:name="_Toc457201332"/>
      <w:r>
        <w:lastRenderedPageBreak/>
        <w:t>File</w:t>
      </w:r>
      <w:bookmarkEnd w:id="64"/>
    </w:p>
    <w:p w14:paraId="01620E72" w14:textId="77777777" w:rsidR="00292C87" w:rsidRDefault="00292C87" w:rsidP="006E0C03">
      <w:pPr>
        <w:pStyle w:val="berschrift4"/>
      </w:pPr>
      <w:r>
        <w:t>UIR4001 – File Content</w:t>
      </w:r>
    </w:p>
    <w:p w14:paraId="58A408E8" w14:textId="3678B242" w:rsidR="00292C87" w:rsidRDefault="00292C87" w:rsidP="006E0C03">
      <w:r>
        <w:t xml:space="preserve">The user can access the file content by navigating to a specific file. The file content is readonly. </w:t>
      </w:r>
      <w:r w:rsidR="00D324F9">
        <w:t xml:space="preserve">In </w:t>
      </w:r>
      <w:proofErr w:type="gramStart"/>
      <w:r w:rsidR="00D324F9">
        <w:t>addition</w:t>
      </w:r>
      <w:proofErr w:type="gramEnd"/>
      <w:r w:rsidR="00D324F9">
        <w:t xml:space="preserve"> the page shows detail information. Some parts are dependent on the file type. </w:t>
      </w:r>
    </w:p>
    <w:p w14:paraId="046BCBDE" w14:textId="7A682F76" w:rsidR="00D324F9" w:rsidRDefault="00D324F9" w:rsidP="006E0C03">
      <w:pPr>
        <w:pStyle w:val="Listenabsatz"/>
        <w:numPr>
          <w:ilvl w:val="0"/>
          <w:numId w:val="69"/>
        </w:numPr>
      </w:pPr>
      <w:r>
        <w:t xml:space="preserve">Model </w:t>
      </w:r>
      <w:r>
        <w:sym w:font="Wingdings" w:char="F0E0"/>
      </w:r>
      <w:r>
        <w:t>Show tags (final, base and pivotal)</w:t>
      </w:r>
    </w:p>
    <w:p w14:paraId="66FB991F" w14:textId="09F1C0E0" w:rsidR="00D324F9" w:rsidRDefault="00D324F9" w:rsidP="006E0C03">
      <w:pPr>
        <w:pStyle w:val="Listenabsatz"/>
        <w:numPr>
          <w:ilvl w:val="0"/>
          <w:numId w:val="69"/>
        </w:numPr>
      </w:pPr>
      <w:r>
        <w:t xml:space="preserve">Output </w:t>
      </w:r>
      <w:r>
        <w:sym w:font="Wingdings" w:char="F0E0"/>
      </w:r>
      <w:r>
        <w:t>Type of output (primary, secondary)</w:t>
      </w:r>
    </w:p>
    <w:p w14:paraId="4195D18D" w14:textId="77777777" w:rsidR="008E535C" w:rsidRDefault="005E4039" w:rsidP="006E0C03">
      <w:r>
        <w:rPr>
          <w:noProof/>
          <w:lang w:val="de-AT" w:eastAsia="de-AT"/>
        </w:rPr>
        <w:drawing>
          <wp:inline distT="0" distB="0" distL="0" distR="0" wp14:anchorId="6E8D1A0D" wp14:editId="2FD9EADA">
            <wp:extent cx="5752465" cy="4083050"/>
            <wp:effectExtent l="0" t="0" r="0" b="6350"/>
            <wp:docPr id="19" name="Bild 19" descr="mockups/file%20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ckups/file%20cont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083050"/>
                    </a:xfrm>
                    <a:prstGeom prst="rect">
                      <a:avLst/>
                    </a:prstGeom>
                    <a:noFill/>
                    <a:ln>
                      <a:noFill/>
                    </a:ln>
                  </pic:spPr>
                </pic:pic>
              </a:graphicData>
            </a:graphic>
          </wp:inline>
        </w:drawing>
      </w:r>
    </w:p>
    <w:p w14:paraId="6744C602" w14:textId="77777777" w:rsidR="00421F36" w:rsidRDefault="00421F36">
      <w:pPr>
        <w:spacing w:after="200"/>
        <w:jc w:val="left"/>
        <w:rPr>
          <w:rFonts w:asciiTheme="majorHAnsi" w:eastAsiaTheme="majorEastAsia" w:hAnsiTheme="majorHAnsi" w:cstheme="majorBidi"/>
          <w:b/>
          <w:bCs/>
          <w:color w:val="1E5E9F" w:themeColor="accent2" w:themeShade="BF"/>
          <w:sz w:val="22"/>
          <w:szCs w:val="22"/>
        </w:rPr>
      </w:pPr>
      <w:r>
        <w:br w:type="page"/>
      </w:r>
    </w:p>
    <w:p w14:paraId="04DF8F9F" w14:textId="47AA31C9" w:rsidR="008E535C" w:rsidRDefault="008E535C" w:rsidP="006E0C03">
      <w:pPr>
        <w:pStyle w:val="berschrift4"/>
      </w:pPr>
      <w:r>
        <w:lastRenderedPageBreak/>
        <w:t>UIR4002 – File Assumptions</w:t>
      </w:r>
    </w:p>
    <w:p w14:paraId="0F4F66A8" w14:textId="77777777" w:rsidR="00421F36" w:rsidRDefault="008E535C" w:rsidP="006E0C03">
      <w:r>
        <w:t xml:space="preserve">This page </w:t>
      </w:r>
      <w:proofErr w:type="gramStart"/>
      <w:r>
        <w:t>is needed</w:t>
      </w:r>
      <w:proofErr w:type="gramEnd"/>
      <w:r>
        <w:t xml:space="preserve"> to display and edit the assumptions that are associated to a file</w:t>
      </w:r>
    </w:p>
    <w:p w14:paraId="31DD3DC8" w14:textId="77777777" w:rsidR="00421F36" w:rsidRDefault="00421F36" w:rsidP="006E0C03">
      <w:pPr>
        <w:keepNext/>
      </w:pPr>
      <w:r>
        <w:rPr>
          <w:noProof/>
          <w:lang w:val="de-AT" w:eastAsia="de-AT"/>
        </w:rPr>
        <w:drawing>
          <wp:inline distT="0" distB="0" distL="0" distR="0" wp14:anchorId="40452ABD" wp14:editId="15B97FA5">
            <wp:extent cx="5752465" cy="4083050"/>
            <wp:effectExtent l="0" t="0" r="0" b="6350"/>
            <wp:docPr id="20" name="Bild 20" descr="mockups/file%20assum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ckups/file%20assump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4083050"/>
                    </a:xfrm>
                    <a:prstGeom prst="rect">
                      <a:avLst/>
                    </a:prstGeom>
                    <a:noFill/>
                    <a:ln>
                      <a:noFill/>
                    </a:ln>
                  </pic:spPr>
                </pic:pic>
              </a:graphicData>
            </a:graphic>
          </wp:inline>
        </w:drawing>
      </w:r>
    </w:p>
    <w:p w14:paraId="56ECCA32" w14:textId="0F957B73" w:rsidR="00421F36" w:rsidRDefault="00421F36" w:rsidP="006E0C03">
      <w:pPr>
        <w:pStyle w:val="Beschriftung"/>
      </w:pPr>
      <w:bookmarkStart w:id="65" w:name="_Toc457201385"/>
      <w:r>
        <w:t xml:space="preserve">Figure </w:t>
      </w:r>
      <w:r>
        <w:fldChar w:fldCharType="begin"/>
      </w:r>
      <w:r>
        <w:instrText xml:space="preserve"> SEQ Figure \* ARABIC </w:instrText>
      </w:r>
      <w:r>
        <w:fldChar w:fldCharType="separate"/>
      </w:r>
      <w:r w:rsidR="00BF48D5">
        <w:rPr>
          <w:noProof/>
        </w:rPr>
        <w:t>13</w:t>
      </w:r>
      <w:r>
        <w:fldChar w:fldCharType="end"/>
      </w:r>
      <w:r>
        <w:t xml:space="preserve"> File Assumptions</w:t>
      </w:r>
      <w:bookmarkEnd w:id="65"/>
    </w:p>
    <w:p w14:paraId="4E5A74AF" w14:textId="77777777" w:rsidR="00980D6F" w:rsidRDefault="00980D6F">
      <w:pPr>
        <w:spacing w:after="200"/>
        <w:jc w:val="left"/>
        <w:rPr>
          <w:rFonts w:asciiTheme="majorHAnsi" w:eastAsiaTheme="majorEastAsia" w:hAnsiTheme="majorHAnsi" w:cstheme="majorBidi"/>
          <w:b/>
          <w:bCs/>
          <w:color w:val="1E5E9F" w:themeColor="accent2" w:themeShade="BF"/>
          <w:sz w:val="22"/>
          <w:szCs w:val="22"/>
        </w:rPr>
      </w:pPr>
      <w:r>
        <w:br w:type="page"/>
      </w:r>
    </w:p>
    <w:p w14:paraId="546D1A56" w14:textId="39E9832F" w:rsidR="00421F36" w:rsidRDefault="006D13C5" w:rsidP="006E0C03">
      <w:pPr>
        <w:pStyle w:val="berschrift4"/>
      </w:pPr>
      <w:r>
        <w:lastRenderedPageBreak/>
        <w:t>UIR4003 – File Decisions</w:t>
      </w:r>
    </w:p>
    <w:p w14:paraId="23984DB5" w14:textId="77777777" w:rsidR="006D13C5" w:rsidRDefault="006D13C5" w:rsidP="006D13C5">
      <w:r>
        <w:t xml:space="preserve">This page </w:t>
      </w:r>
      <w:proofErr w:type="gramStart"/>
      <w:r>
        <w:t>is needed</w:t>
      </w:r>
      <w:proofErr w:type="gramEnd"/>
      <w:r>
        <w:t xml:space="preserve"> to display and edit the assumptions that are associated to a file</w:t>
      </w:r>
    </w:p>
    <w:p w14:paraId="295D5DCF" w14:textId="77777777" w:rsidR="008A4AF9" w:rsidRDefault="00980D6F" w:rsidP="006E0C03">
      <w:pPr>
        <w:keepNext/>
      </w:pPr>
      <w:r>
        <w:rPr>
          <w:noProof/>
          <w:lang w:val="de-AT" w:eastAsia="de-AT"/>
        </w:rPr>
        <w:drawing>
          <wp:inline distT="0" distB="0" distL="0" distR="0" wp14:anchorId="2827CD55" wp14:editId="010DC077">
            <wp:extent cx="5752465" cy="4083050"/>
            <wp:effectExtent l="0" t="0" r="0" b="6350"/>
            <wp:docPr id="21" name="Bild 21" descr="mockups/file%20deci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ckups/file%20decis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4083050"/>
                    </a:xfrm>
                    <a:prstGeom prst="rect">
                      <a:avLst/>
                    </a:prstGeom>
                    <a:noFill/>
                    <a:ln>
                      <a:noFill/>
                    </a:ln>
                  </pic:spPr>
                </pic:pic>
              </a:graphicData>
            </a:graphic>
          </wp:inline>
        </w:drawing>
      </w:r>
    </w:p>
    <w:p w14:paraId="24E9E5B5" w14:textId="230A5F9C" w:rsidR="006D13C5" w:rsidRDefault="008A4AF9" w:rsidP="006E0C03">
      <w:pPr>
        <w:pStyle w:val="Beschriftung"/>
      </w:pPr>
      <w:bookmarkStart w:id="66" w:name="_Toc457201386"/>
      <w:r>
        <w:t xml:space="preserve">Figure </w:t>
      </w:r>
      <w:r>
        <w:fldChar w:fldCharType="begin"/>
      </w:r>
      <w:r>
        <w:instrText xml:space="preserve"> SEQ Figure \* ARABIC </w:instrText>
      </w:r>
      <w:r>
        <w:fldChar w:fldCharType="separate"/>
      </w:r>
      <w:r w:rsidR="00BF48D5">
        <w:rPr>
          <w:noProof/>
        </w:rPr>
        <w:t>14</w:t>
      </w:r>
      <w:r>
        <w:fldChar w:fldCharType="end"/>
      </w:r>
      <w:r>
        <w:t xml:space="preserve"> File Decisions</w:t>
      </w:r>
      <w:bookmarkEnd w:id="66"/>
    </w:p>
    <w:p w14:paraId="3C1E1923" w14:textId="77777777" w:rsidR="006D13C5" w:rsidRDefault="006D13C5" w:rsidP="006D13C5"/>
    <w:p w14:paraId="245739C6" w14:textId="77777777" w:rsidR="006D13C5" w:rsidRDefault="006D13C5" w:rsidP="006E0C03"/>
    <w:p w14:paraId="520821F2" w14:textId="7421FCD1" w:rsidR="00241E79" w:rsidRDefault="00241E79" w:rsidP="006E0C03">
      <w:r>
        <w:br w:type="page"/>
      </w:r>
    </w:p>
    <w:p w14:paraId="6DBFA192" w14:textId="77777777" w:rsidR="00241E79" w:rsidRPr="00805B31" w:rsidRDefault="00241E79" w:rsidP="006E0C03"/>
    <w:p w14:paraId="5F32489D" w14:textId="27189085" w:rsidR="00D05662" w:rsidRDefault="00D05662" w:rsidP="00D05662">
      <w:pPr>
        <w:pStyle w:val="berschrift2"/>
      </w:pPr>
      <w:bookmarkStart w:id="67" w:name="_Toc457201333"/>
      <w:r w:rsidRPr="0067047E">
        <w:t>Nonfunctional Requirements</w:t>
      </w:r>
      <w:bookmarkEnd w:id="67"/>
    </w:p>
    <w:p w14:paraId="09FA9413" w14:textId="6D0F4AE8" w:rsidR="00FA4BB4" w:rsidRPr="00FA4BB4" w:rsidRDefault="00FA4BB4" w:rsidP="00FA4BB4">
      <w:r>
        <w:t>This section contains non-functional requirements needed for the software system.</w:t>
      </w:r>
    </w:p>
    <w:p w14:paraId="14539599" w14:textId="6B3FAB95" w:rsidR="00D05662" w:rsidRPr="0067047E" w:rsidRDefault="00D05662" w:rsidP="00D05662">
      <w:pPr>
        <w:pStyle w:val="berschrift4"/>
      </w:pPr>
      <w:r w:rsidRPr="0067047E">
        <w:t>NFR1001 – Local Deployment</w:t>
      </w:r>
    </w:p>
    <w:p w14:paraId="6010454E" w14:textId="03CD97FB" w:rsidR="00D05662" w:rsidRPr="0067047E" w:rsidRDefault="00D05662" w:rsidP="00D05662">
      <w:r w:rsidRPr="0067047E">
        <w:t>The application should run on a local PC</w:t>
      </w:r>
      <w:r w:rsidR="0043435C">
        <w:t xml:space="preserve"> without any deployment. A BAT or SH </w:t>
      </w:r>
      <w:r w:rsidR="00C26422">
        <w:t xml:space="preserve">file </w:t>
      </w:r>
      <w:r w:rsidR="0043435C">
        <w:t>(depending on the operating system</w:t>
      </w:r>
      <w:r w:rsidR="00866A44">
        <w:t xml:space="preserve"> of the local PC</w:t>
      </w:r>
      <w:r w:rsidR="0043435C">
        <w:t>) should be provided to start the web application.</w:t>
      </w:r>
    </w:p>
    <w:p w14:paraId="7C59643E" w14:textId="77777777" w:rsidR="00FA4BB4" w:rsidRDefault="00FA4BB4" w:rsidP="00FA4BB4">
      <w:pPr>
        <w:pStyle w:val="berschrift4"/>
      </w:pPr>
      <w:r>
        <w:t>NFR1002 – Privileges</w:t>
      </w:r>
    </w:p>
    <w:p w14:paraId="0C67906B" w14:textId="77777777" w:rsidR="00FA4BB4" w:rsidRDefault="00FA4BB4" w:rsidP="00FA4BB4">
      <w:r>
        <w:t xml:space="preserve">Each user </w:t>
      </w:r>
      <w:proofErr w:type="gramStart"/>
      <w:r>
        <w:t>is assigned</w:t>
      </w:r>
      <w:proofErr w:type="gramEnd"/>
      <w:r>
        <w:t xml:space="preserve"> a specific role represented in the system. With an assigned </w:t>
      </w:r>
      <w:proofErr w:type="gramStart"/>
      <w:r>
        <w:t>role</w:t>
      </w:r>
      <w:proofErr w:type="gramEnd"/>
      <w:r>
        <w:t xml:space="preserve"> the user acquires the role-specific functionality in the software system.</w:t>
      </w:r>
    </w:p>
    <w:p w14:paraId="7C1C0FF1" w14:textId="77777777" w:rsidR="00FA4BB4" w:rsidRDefault="00FA4BB4" w:rsidP="00FA4BB4">
      <w:pPr>
        <w:pStyle w:val="berschrift4"/>
      </w:pPr>
      <w:r>
        <w:t>NFR1003 – Data protection</w:t>
      </w:r>
    </w:p>
    <w:p w14:paraId="5B9C7DCB" w14:textId="77777777" w:rsidR="00FA4BB4" w:rsidRPr="00BC1D24" w:rsidRDefault="00FA4BB4" w:rsidP="00FA4BB4">
      <w:r>
        <w:t xml:space="preserve">All information that is subject to data protection rules needs to </w:t>
      </w:r>
      <w:proofErr w:type="gramStart"/>
      <w:r>
        <w:t>be secured</w:t>
      </w:r>
      <w:proofErr w:type="gramEnd"/>
      <w:r>
        <w:t xml:space="preserve"> in a proper way.</w:t>
      </w:r>
    </w:p>
    <w:p w14:paraId="425DF0B1" w14:textId="6FC8B925" w:rsidR="00995FBB" w:rsidRDefault="00995FBB" w:rsidP="00995FBB">
      <w:pPr>
        <w:pStyle w:val="berschrift1"/>
      </w:pPr>
      <w:bookmarkStart w:id="68" w:name="_Toc457201334"/>
      <w:r>
        <w:t>Entities</w:t>
      </w:r>
      <w:bookmarkEnd w:id="68"/>
    </w:p>
    <w:p w14:paraId="39A7C4FD" w14:textId="77777777" w:rsidR="006449F0" w:rsidRPr="00BB0D4D" w:rsidRDefault="006449F0" w:rsidP="006449F0">
      <w:pPr>
        <w:pStyle w:val="berschrift3"/>
      </w:pPr>
      <w:bookmarkStart w:id="69" w:name="_FR1002_–_Assign"/>
      <w:bookmarkStart w:id="70" w:name="_Toc457201335"/>
      <w:bookmarkEnd w:id="69"/>
      <w:commentRangeStart w:id="71"/>
      <w:commentRangeStart w:id="72"/>
      <w:r>
        <w:t>User</w:t>
      </w:r>
      <w:commentRangeEnd w:id="71"/>
      <w:r w:rsidR="0099228D">
        <w:rPr>
          <w:rStyle w:val="Kommentarzeichen"/>
          <w:rFonts w:asciiTheme="minorHAnsi" w:eastAsiaTheme="minorEastAsia" w:hAnsiTheme="minorHAnsi" w:cstheme="minorBidi"/>
          <w:b w:val="0"/>
          <w:bCs w:val="0"/>
          <w:color w:val="auto"/>
        </w:rPr>
        <w:commentReference w:id="71"/>
      </w:r>
      <w:commentRangeEnd w:id="72"/>
      <w:r w:rsidR="009D5282">
        <w:rPr>
          <w:rStyle w:val="Kommentarzeichen"/>
          <w:rFonts w:asciiTheme="minorHAnsi" w:eastAsiaTheme="minorEastAsia" w:hAnsiTheme="minorHAnsi" w:cstheme="minorBidi"/>
          <w:b w:val="0"/>
          <w:bCs w:val="0"/>
          <w:color w:val="auto"/>
        </w:rPr>
        <w:commentReference w:id="72"/>
      </w:r>
      <w:bookmarkEnd w:id="70"/>
    </w:p>
    <w:p w14:paraId="2B595E75" w14:textId="77777777" w:rsidR="00533BFE" w:rsidRDefault="00351C27" w:rsidP="00E40E1A">
      <w:pPr>
        <w:pStyle w:val="Listenabsatz"/>
        <w:numPr>
          <w:ilvl w:val="0"/>
          <w:numId w:val="3"/>
        </w:numPr>
      </w:pPr>
      <w:r>
        <w:t>Username</w:t>
      </w:r>
    </w:p>
    <w:p w14:paraId="1E896D99" w14:textId="77777777" w:rsidR="00FD7F31" w:rsidRDefault="00F7120C" w:rsidP="00E40E1A">
      <w:pPr>
        <w:pStyle w:val="Listenabsatz"/>
        <w:numPr>
          <w:ilvl w:val="0"/>
          <w:numId w:val="3"/>
        </w:numPr>
      </w:pPr>
      <w:r>
        <w:t>First name</w:t>
      </w:r>
    </w:p>
    <w:p w14:paraId="193E37D0" w14:textId="77777777" w:rsidR="00FD7F31" w:rsidRDefault="00F7120C" w:rsidP="00E40E1A">
      <w:pPr>
        <w:pStyle w:val="Listenabsatz"/>
        <w:numPr>
          <w:ilvl w:val="0"/>
          <w:numId w:val="3"/>
        </w:numPr>
      </w:pPr>
      <w:r>
        <w:t>Last name</w:t>
      </w:r>
    </w:p>
    <w:p w14:paraId="02EFE701" w14:textId="77777777" w:rsidR="00EB1AF3" w:rsidRDefault="00EB1AF3" w:rsidP="00E40E1A">
      <w:pPr>
        <w:pStyle w:val="Listenabsatz"/>
        <w:numPr>
          <w:ilvl w:val="0"/>
          <w:numId w:val="3"/>
        </w:numPr>
      </w:pPr>
      <w:r>
        <w:t>Email</w:t>
      </w:r>
    </w:p>
    <w:p w14:paraId="1D2BAFD1" w14:textId="77777777" w:rsidR="00EB1AF3" w:rsidRPr="006175D8" w:rsidRDefault="00EB1AF3" w:rsidP="00E40E1A">
      <w:pPr>
        <w:pStyle w:val="Listenabsatz"/>
        <w:numPr>
          <w:ilvl w:val="0"/>
          <w:numId w:val="3"/>
        </w:numPr>
      </w:pPr>
      <w:r>
        <w:t xml:space="preserve">Company: </w:t>
      </w:r>
      <w:r w:rsidRPr="00EB1AF3">
        <w:rPr>
          <w:i/>
        </w:rPr>
        <w:t>optional</w:t>
      </w:r>
    </w:p>
    <w:p w14:paraId="300497E1" w14:textId="77777777" w:rsidR="006175D8" w:rsidRPr="006175D8" w:rsidRDefault="006175D8" w:rsidP="00E40E1A">
      <w:pPr>
        <w:pStyle w:val="Listenabsatz"/>
        <w:numPr>
          <w:ilvl w:val="0"/>
          <w:numId w:val="3"/>
        </w:numPr>
      </w:pPr>
      <w:r>
        <w:t xml:space="preserve">Location: </w:t>
      </w:r>
      <w:r w:rsidRPr="00EB1AF3">
        <w:rPr>
          <w:i/>
        </w:rPr>
        <w:t>optional</w:t>
      </w:r>
    </w:p>
    <w:p w14:paraId="3B4359FF" w14:textId="38D1B9B1" w:rsidR="00C3797A" w:rsidRDefault="00C3797A" w:rsidP="00E40E1A">
      <w:pPr>
        <w:pStyle w:val="Listenabsatz"/>
        <w:numPr>
          <w:ilvl w:val="0"/>
          <w:numId w:val="3"/>
        </w:numPr>
      </w:pPr>
      <w:commentRangeStart w:id="73"/>
      <w:del w:id="74" w:author="Christian Flandorfer" w:date="2016-07-20T15:00:00Z">
        <w:r w:rsidDel="009D5282">
          <w:delText>Roles</w:delText>
        </w:r>
        <w:commentRangeEnd w:id="73"/>
        <w:r w:rsidR="00376F9C" w:rsidDel="009D5282">
          <w:rPr>
            <w:rStyle w:val="Kommentarzeichen"/>
          </w:rPr>
          <w:commentReference w:id="73"/>
        </w:r>
      </w:del>
      <w:ins w:id="75" w:author="Christian Flandorfer" w:date="2016-07-20T15:00:00Z">
        <w:r w:rsidR="009D5282">
          <w:t>User Type (Scientist, Manager)</w:t>
        </w:r>
      </w:ins>
    </w:p>
    <w:p w14:paraId="21E05B83" w14:textId="77777777" w:rsidR="00533BFE" w:rsidRDefault="00C5443D" w:rsidP="00E40E1A">
      <w:pPr>
        <w:pStyle w:val="Listenabsatz"/>
        <w:numPr>
          <w:ilvl w:val="0"/>
          <w:numId w:val="3"/>
        </w:numPr>
      </w:pPr>
      <w:r w:rsidRPr="005A77BD">
        <w:t>Projects</w:t>
      </w:r>
    </w:p>
    <w:p w14:paraId="37237C31" w14:textId="18B2AE92" w:rsidR="00EE6367" w:rsidDel="009D5282" w:rsidRDefault="00EE6367" w:rsidP="00E40E1A">
      <w:pPr>
        <w:pStyle w:val="Listenabsatz"/>
        <w:numPr>
          <w:ilvl w:val="0"/>
          <w:numId w:val="3"/>
        </w:numPr>
        <w:rPr>
          <w:del w:id="76" w:author="Christian Flandorfer" w:date="2016-07-20T15:01:00Z"/>
        </w:rPr>
      </w:pPr>
      <w:commentRangeStart w:id="77"/>
      <w:del w:id="78" w:author="Christian Flandorfer" w:date="2016-07-20T15:01:00Z">
        <w:r w:rsidDel="009D5282">
          <w:delText>Activities</w:delText>
        </w:r>
        <w:commentRangeEnd w:id="77"/>
        <w:r w:rsidR="00376F9C" w:rsidDel="009D5282">
          <w:rPr>
            <w:rStyle w:val="Kommentarzeichen"/>
          </w:rPr>
          <w:commentReference w:id="77"/>
        </w:r>
      </w:del>
    </w:p>
    <w:p w14:paraId="34E5B234" w14:textId="6FD183A8" w:rsidR="00805BBA" w:rsidRPr="005A77BD" w:rsidDel="009D5282" w:rsidRDefault="00805BBA" w:rsidP="00E40E1A">
      <w:pPr>
        <w:pStyle w:val="Listenabsatz"/>
        <w:numPr>
          <w:ilvl w:val="0"/>
          <w:numId w:val="3"/>
        </w:numPr>
        <w:rPr>
          <w:del w:id="79" w:author="Christian Flandorfer" w:date="2016-07-20T15:01:00Z"/>
        </w:rPr>
      </w:pPr>
      <w:commentRangeStart w:id="80"/>
      <w:del w:id="81" w:author="Christian Flandorfer" w:date="2016-07-20T15:01:00Z">
        <w:r w:rsidDel="009D5282">
          <w:delText>Reviewers</w:delText>
        </w:r>
        <w:commentRangeEnd w:id="80"/>
        <w:r w:rsidR="00376F9C" w:rsidDel="009D5282">
          <w:rPr>
            <w:rStyle w:val="Kommentarzeichen"/>
          </w:rPr>
          <w:commentReference w:id="80"/>
        </w:r>
      </w:del>
    </w:p>
    <w:p w14:paraId="67604834" w14:textId="77777777" w:rsidR="00270AA8" w:rsidRPr="00BB0D4D" w:rsidRDefault="00270AA8" w:rsidP="00270AA8">
      <w:pPr>
        <w:pStyle w:val="berschrift3"/>
      </w:pPr>
      <w:bookmarkStart w:id="82" w:name="_Toc457201336"/>
      <w:commentRangeStart w:id="83"/>
      <w:r>
        <w:t>Project</w:t>
      </w:r>
      <w:commentRangeEnd w:id="83"/>
      <w:r w:rsidR="000D0D9F">
        <w:rPr>
          <w:rStyle w:val="Kommentarzeichen"/>
          <w:rFonts w:asciiTheme="minorHAnsi" w:eastAsiaTheme="minorEastAsia" w:hAnsiTheme="minorHAnsi" w:cstheme="minorBidi"/>
          <w:b w:val="0"/>
          <w:bCs w:val="0"/>
          <w:color w:val="auto"/>
        </w:rPr>
        <w:commentReference w:id="83"/>
      </w:r>
      <w:bookmarkEnd w:id="82"/>
    </w:p>
    <w:p w14:paraId="5A6ABC8B" w14:textId="77777777" w:rsidR="00356815" w:rsidRDefault="00356815" w:rsidP="00E40E1A">
      <w:pPr>
        <w:pStyle w:val="Listenabsatz"/>
        <w:numPr>
          <w:ilvl w:val="0"/>
          <w:numId w:val="3"/>
        </w:numPr>
      </w:pPr>
      <w:r>
        <w:t>Id</w:t>
      </w:r>
    </w:p>
    <w:p w14:paraId="4BCFFC6F" w14:textId="561356BB" w:rsidR="001C52AD" w:rsidRDefault="00C152D5" w:rsidP="00E40E1A">
      <w:pPr>
        <w:pStyle w:val="Listenabsatz"/>
        <w:numPr>
          <w:ilvl w:val="0"/>
          <w:numId w:val="3"/>
        </w:numPr>
      </w:pPr>
      <w:r>
        <w:t>Name</w:t>
      </w:r>
    </w:p>
    <w:p w14:paraId="3EF33932" w14:textId="3D9132C8" w:rsidR="00606D1E" w:rsidRDefault="00606D1E" w:rsidP="00E40E1A">
      <w:pPr>
        <w:pStyle w:val="Listenabsatz"/>
        <w:numPr>
          <w:ilvl w:val="0"/>
          <w:numId w:val="3"/>
        </w:numPr>
      </w:pPr>
      <w:r>
        <w:t>Steps</w:t>
      </w:r>
    </w:p>
    <w:p w14:paraId="30613001" w14:textId="4FE512E1" w:rsidR="001C52AD" w:rsidRDefault="00C152D5" w:rsidP="00E40E1A">
      <w:pPr>
        <w:pStyle w:val="Listenabsatz"/>
        <w:numPr>
          <w:ilvl w:val="0"/>
          <w:numId w:val="3"/>
        </w:numPr>
        <w:rPr>
          <w:ins w:id="84" w:author="Christian Flandorfer" w:date="2016-07-20T15:49:00Z"/>
        </w:rPr>
      </w:pPr>
      <w:r>
        <w:t>Users</w:t>
      </w:r>
      <w:r w:rsidR="007F13EE">
        <w:t xml:space="preserve"> (Owner</w:t>
      </w:r>
      <w:r w:rsidR="00041884">
        <w:t>s</w:t>
      </w:r>
      <w:r w:rsidR="00270100">
        <w:t xml:space="preserve">, </w:t>
      </w:r>
      <w:r w:rsidR="007F13EE">
        <w:t>Reviewers</w:t>
      </w:r>
      <w:r w:rsidR="00270100">
        <w:t xml:space="preserve">, </w:t>
      </w:r>
      <w:commentRangeStart w:id="85"/>
      <w:r w:rsidR="00270100">
        <w:t>other team members</w:t>
      </w:r>
      <w:commentRangeEnd w:id="85"/>
      <w:r w:rsidR="0099228D">
        <w:rPr>
          <w:rStyle w:val="Kommentarzeichen"/>
        </w:rPr>
        <w:commentReference w:id="85"/>
      </w:r>
      <w:r w:rsidR="007F13EE">
        <w:t>)</w:t>
      </w:r>
    </w:p>
    <w:p w14:paraId="3BD6C8C2" w14:textId="733BE003" w:rsidR="00FD48BD" w:rsidRDefault="00AE13C0" w:rsidP="00E40E1A">
      <w:pPr>
        <w:pStyle w:val="Listenabsatz"/>
        <w:numPr>
          <w:ilvl w:val="0"/>
          <w:numId w:val="3"/>
        </w:numPr>
        <w:rPr>
          <w:ins w:id="86" w:author="Christian Flandorfer" w:date="2016-07-20T16:05:00Z"/>
        </w:rPr>
      </w:pPr>
      <w:ins w:id="87" w:author="Christian Flandorfer" w:date="2016-07-20T15:49:00Z">
        <w:r>
          <w:t>Priority</w:t>
        </w:r>
      </w:ins>
    </w:p>
    <w:p w14:paraId="383ECEC6" w14:textId="23E9C4A8" w:rsidR="00AE13C0" w:rsidRDefault="00AE13C0" w:rsidP="00E40E1A">
      <w:pPr>
        <w:pStyle w:val="Listenabsatz"/>
        <w:numPr>
          <w:ilvl w:val="0"/>
          <w:numId w:val="3"/>
        </w:numPr>
      </w:pPr>
      <w:ins w:id="88" w:author="Christian Flandorfer" w:date="2016-07-20T15:53:00Z">
        <w:r>
          <w:t xml:space="preserve">Repository (e.g. </w:t>
        </w:r>
        <w:proofErr w:type="spellStart"/>
        <w:r>
          <w:t>Git</w:t>
        </w:r>
        <w:proofErr w:type="spellEnd"/>
        <w:r>
          <w:t xml:space="preserve"> Repository URL)</w:t>
        </w:r>
      </w:ins>
    </w:p>
    <w:p w14:paraId="58D2CAA5" w14:textId="639185B5" w:rsidR="00606D1E" w:rsidRPr="00BB0D4D" w:rsidDel="00AE13C0" w:rsidRDefault="00606D1E" w:rsidP="00606D1E">
      <w:pPr>
        <w:pStyle w:val="berschrift3"/>
        <w:rPr>
          <w:del w:id="89" w:author="Christian Flandorfer" w:date="2016-07-20T15:50:00Z"/>
        </w:rPr>
      </w:pPr>
      <w:commentRangeStart w:id="90"/>
      <w:commentRangeStart w:id="91"/>
      <w:del w:id="92" w:author="Christian Flandorfer" w:date="2016-07-20T15:50:00Z">
        <w:r w:rsidDel="00AE13C0">
          <w:delText>Step</w:delText>
        </w:r>
        <w:commentRangeEnd w:id="90"/>
        <w:commentRangeEnd w:id="91"/>
        <w:r w:rsidR="00F15984" w:rsidDel="00AE13C0">
          <w:rPr>
            <w:rStyle w:val="Kommentarzeichen"/>
            <w:rFonts w:asciiTheme="minorHAnsi" w:eastAsiaTheme="minorEastAsia" w:hAnsiTheme="minorHAnsi" w:cstheme="minorBidi"/>
            <w:b w:val="0"/>
            <w:bCs w:val="0"/>
            <w:color w:val="auto"/>
          </w:rPr>
          <w:commentReference w:id="90"/>
        </w:r>
        <w:r w:rsidR="00BD2BD4" w:rsidDel="00AE13C0">
          <w:rPr>
            <w:rStyle w:val="Kommentarzeichen"/>
            <w:rFonts w:asciiTheme="minorHAnsi" w:eastAsiaTheme="minorEastAsia" w:hAnsiTheme="minorHAnsi" w:cstheme="minorBidi"/>
            <w:b w:val="0"/>
            <w:bCs w:val="0"/>
            <w:color w:val="auto"/>
          </w:rPr>
          <w:commentReference w:id="91"/>
        </w:r>
      </w:del>
    </w:p>
    <w:p w14:paraId="48E593AE" w14:textId="60C34C17" w:rsidR="00606D1E" w:rsidDel="00AE13C0" w:rsidRDefault="00606D1E" w:rsidP="00606D1E">
      <w:pPr>
        <w:pStyle w:val="Listenabsatz"/>
        <w:numPr>
          <w:ilvl w:val="0"/>
          <w:numId w:val="3"/>
        </w:numPr>
        <w:rPr>
          <w:del w:id="93" w:author="Christian Flandorfer" w:date="2016-07-20T15:50:00Z"/>
        </w:rPr>
      </w:pPr>
      <w:del w:id="94" w:author="Christian Flandorfer" w:date="2016-07-20T15:50:00Z">
        <w:r w:rsidDel="00AE13C0">
          <w:delText>Input files</w:delText>
        </w:r>
      </w:del>
    </w:p>
    <w:p w14:paraId="2A5F5F84" w14:textId="3F4AF84E" w:rsidR="00606D1E" w:rsidDel="00AE13C0" w:rsidRDefault="00606D1E" w:rsidP="00606D1E">
      <w:pPr>
        <w:pStyle w:val="Listenabsatz"/>
        <w:numPr>
          <w:ilvl w:val="0"/>
          <w:numId w:val="3"/>
        </w:numPr>
        <w:rPr>
          <w:del w:id="95" w:author="Christian Flandorfer" w:date="2016-07-20T15:50:00Z"/>
        </w:rPr>
      </w:pPr>
      <w:del w:id="96" w:author="Christian Flandorfer" w:date="2016-07-20T15:50:00Z">
        <w:r w:rsidDel="00AE13C0">
          <w:delText>Estimates</w:delText>
        </w:r>
      </w:del>
    </w:p>
    <w:p w14:paraId="27E02013" w14:textId="3A249C08" w:rsidR="00606D1E" w:rsidDel="00AE13C0" w:rsidRDefault="00606D1E" w:rsidP="00606D1E">
      <w:pPr>
        <w:pStyle w:val="Listenabsatz"/>
        <w:numPr>
          <w:ilvl w:val="0"/>
          <w:numId w:val="3"/>
        </w:numPr>
        <w:rPr>
          <w:del w:id="97" w:author="Christian Flandorfer" w:date="2016-07-20T15:50:00Z"/>
        </w:rPr>
      </w:pPr>
      <w:del w:id="98" w:author="Christian Flandorfer" w:date="2016-07-20T15:50:00Z">
        <w:r w:rsidDel="00AE13C0">
          <w:delText>Output files</w:delText>
        </w:r>
      </w:del>
    </w:p>
    <w:p w14:paraId="727EB984" w14:textId="2982B4A0" w:rsidR="004D3DCF" w:rsidDel="00AE13C0" w:rsidRDefault="004D3DCF" w:rsidP="00606D1E">
      <w:pPr>
        <w:pStyle w:val="Listenabsatz"/>
        <w:numPr>
          <w:ilvl w:val="0"/>
          <w:numId w:val="3"/>
        </w:numPr>
        <w:rPr>
          <w:del w:id="99" w:author="Christian Flandorfer" w:date="2016-07-20T15:50:00Z"/>
        </w:rPr>
      </w:pPr>
      <w:del w:id="100" w:author="Christian Flandorfer" w:date="2016-07-20T15:50:00Z">
        <w:r w:rsidDel="00AE13C0">
          <w:delText>Assumptions</w:delText>
        </w:r>
      </w:del>
    </w:p>
    <w:p w14:paraId="556C7E91" w14:textId="1658302D" w:rsidR="004D3DCF" w:rsidDel="00AE13C0" w:rsidRDefault="004D3DCF" w:rsidP="00606D1E">
      <w:pPr>
        <w:pStyle w:val="Listenabsatz"/>
        <w:numPr>
          <w:ilvl w:val="0"/>
          <w:numId w:val="3"/>
        </w:numPr>
        <w:rPr>
          <w:del w:id="101" w:author="Christian Flandorfer" w:date="2016-07-20T15:50:00Z"/>
        </w:rPr>
      </w:pPr>
      <w:del w:id="102" w:author="Christian Flandorfer" w:date="2016-07-20T15:50:00Z">
        <w:r w:rsidDel="00AE13C0">
          <w:delText>Decisions</w:delText>
        </w:r>
      </w:del>
    </w:p>
    <w:p w14:paraId="2549B05A" w14:textId="0F33B657" w:rsidR="00606D1E" w:rsidRPr="008E28FC" w:rsidDel="00AE13C0" w:rsidRDefault="00606D1E" w:rsidP="00606D1E">
      <w:pPr>
        <w:pStyle w:val="Listenabsatz"/>
        <w:numPr>
          <w:ilvl w:val="0"/>
          <w:numId w:val="3"/>
        </w:numPr>
        <w:rPr>
          <w:del w:id="103" w:author="Christian Flandorfer" w:date="2016-07-20T15:50:00Z"/>
        </w:rPr>
      </w:pPr>
      <w:commentRangeStart w:id="104"/>
      <w:del w:id="105" w:author="Christian Flandorfer" w:date="2016-07-20T15:50:00Z">
        <w:r w:rsidDel="00AE13C0">
          <w:delText>Summary</w:delText>
        </w:r>
        <w:commentRangeEnd w:id="104"/>
        <w:r w:rsidR="0099228D" w:rsidDel="00AE13C0">
          <w:rPr>
            <w:rStyle w:val="Kommentarzeichen"/>
          </w:rPr>
          <w:commentReference w:id="104"/>
        </w:r>
      </w:del>
    </w:p>
    <w:p w14:paraId="1B7B5F1F" w14:textId="77777777" w:rsidR="00270AA8" w:rsidRPr="00BB0D4D" w:rsidRDefault="00270AA8" w:rsidP="00270AA8">
      <w:pPr>
        <w:pStyle w:val="berschrift3"/>
      </w:pPr>
      <w:bookmarkStart w:id="106" w:name="_Toc457201337"/>
      <w:commentRangeStart w:id="107"/>
      <w:r>
        <w:lastRenderedPageBreak/>
        <w:t>Activity</w:t>
      </w:r>
      <w:commentRangeEnd w:id="107"/>
      <w:r w:rsidR="00F15984">
        <w:rPr>
          <w:rStyle w:val="Kommentarzeichen"/>
          <w:rFonts w:asciiTheme="minorHAnsi" w:eastAsiaTheme="minorEastAsia" w:hAnsiTheme="minorHAnsi" w:cstheme="minorBidi"/>
          <w:b w:val="0"/>
          <w:bCs w:val="0"/>
          <w:color w:val="auto"/>
        </w:rPr>
        <w:commentReference w:id="107"/>
      </w:r>
      <w:bookmarkEnd w:id="106"/>
    </w:p>
    <w:p w14:paraId="0FABBAA2" w14:textId="4C4BCAF5" w:rsidR="001C52AD" w:rsidRDefault="00D01F4E" w:rsidP="00E40E1A">
      <w:pPr>
        <w:pStyle w:val="Listenabsatz"/>
        <w:numPr>
          <w:ilvl w:val="0"/>
          <w:numId w:val="3"/>
        </w:numPr>
      </w:pPr>
      <w:r>
        <w:t>Id</w:t>
      </w:r>
    </w:p>
    <w:p w14:paraId="12B609ED" w14:textId="06D2332A" w:rsidR="00485D7D" w:rsidRDefault="00485D7D" w:rsidP="00E40E1A">
      <w:pPr>
        <w:pStyle w:val="Listenabsatz"/>
        <w:numPr>
          <w:ilvl w:val="0"/>
          <w:numId w:val="3"/>
        </w:numPr>
      </w:pPr>
      <w:r>
        <w:t>Label</w:t>
      </w:r>
      <w:r w:rsidR="009067EA">
        <w:t xml:space="preserve"> (a human readable text describing the activity)</w:t>
      </w:r>
    </w:p>
    <w:p w14:paraId="4A239E62" w14:textId="1A31190A" w:rsidR="00733C2B" w:rsidDel="00AE13C0" w:rsidRDefault="001A5056">
      <w:pPr>
        <w:pStyle w:val="Listenabsatz"/>
        <w:numPr>
          <w:ilvl w:val="0"/>
          <w:numId w:val="3"/>
        </w:numPr>
        <w:rPr>
          <w:del w:id="108" w:author="Christian Flandorfer" w:date="2016-07-20T15:51:00Z"/>
        </w:rPr>
      </w:pPr>
      <w:r>
        <w:t>Type</w:t>
      </w:r>
    </w:p>
    <w:p w14:paraId="53800505" w14:textId="03B8B5BC" w:rsidR="001A5056" w:rsidRPr="006E0C03" w:rsidDel="00AE13C0" w:rsidRDefault="001A5056" w:rsidP="006E0C03">
      <w:pPr>
        <w:pStyle w:val="Listenabsatz"/>
        <w:numPr>
          <w:ilvl w:val="0"/>
          <w:numId w:val="3"/>
        </w:numPr>
        <w:rPr>
          <w:del w:id="109" w:author="Christian Flandorfer" w:date="2016-07-20T15:51:00Z"/>
          <w:strike/>
        </w:rPr>
      </w:pPr>
      <w:del w:id="110" w:author="Christian Flandorfer" w:date="2016-07-20T15:51:00Z">
        <w:r w:rsidRPr="006E0C03" w:rsidDel="00AE13C0">
          <w:rPr>
            <w:strike/>
          </w:rPr>
          <w:delText>consume</w:delText>
        </w:r>
      </w:del>
    </w:p>
    <w:p w14:paraId="714D6E79" w14:textId="60209229" w:rsidR="001A5056" w:rsidRPr="006E0C03" w:rsidDel="00AE13C0" w:rsidRDefault="001A5056" w:rsidP="006E0C03">
      <w:pPr>
        <w:pStyle w:val="Listenabsatz"/>
        <w:numPr>
          <w:ilvl w:val="0"/>
          <w:numId w:val="3"/>
        </w:numPr>
        <w:rPr>
          <w:del w:id="111" w:author="Christian Flandorfer" w:date="2016-07-20T15:51:00Z"/>
          <w:strike/>
        </w:rPr>
      </w:pPr>
      <w:del w:id="112" w:author="Christian Flandorfer" w:date="2016-07-20T15:51:00Z">
        <w:r w:rsidRPr="006E0C03" w:rsidDel="00AE13C0">
          <w:rPr>
            <w:strike/>
          </w:rPr>
          <w:delText>process</w:delText>
        </w:r>
      </w:del>
    </w:p>
    <w:p w14:paraId="42941A1C" w14:textId="5C9416D2" w:rsidR="001A5056" w:rsidRPr="006E0C03" w:rsidDel="00AE13C0" w:rsidRDefault="001A5056" w:rsidP="006E0C03">
      <w:pPr>
        <w:pStyle w:val="Listenabsatz"/>
        <w:numPr>
          <w:ilvl w:val="0"/>
          <w:numId w:val="3"/>
        </w:numPr>
        <w:rPr>
          <w:del w:id="113" w:author="Christian Flandorfer" w:date="2016-07-20T15:51:00Z"/>
          <w:strike/>
        </w:rPr>
      </w:pPr>
      <w:del w:id="114" w:author="Christian Flandorfer" w:date="2016-07-20T15:51:00Z">
        <w:r w:rsidRPr="006E0C03" w:rsidDel="00AE13C0">
          <w:rPr>
            <w:strike/>
          </w:rPr>
          <w:delText>transform</w:delText>
        </w:r>
      </w:del>
    </w:p>
    <w:p w14:paraId="46BA6B47" w14:textId="383C4DA8" w:rsidR="001A5056" w:rsidRPr="006E0C03" w:rsidDel="00AE13C0" w:rsidRDefault="001A5056" w:rsidP="006E0C03">
      <w:pPr>
        <w:pStyle w:val="Listenabsatz"/>
        <w:numPr>
          <w:ilvl w:val="0"/>
          <w:numId w:val="3"/>
        </w:numPr>
        <w:rPr>
          <w:del w:id="115" w:author="Christian Flandorfer" w:date="2016-07-20T15:51:00Z"/>
          <w:strike/>
        </w:rPr>
      </w:pPr>
      <w:del w:id="116" w:author="Christian Flandorfer" w:date="2016-07-20T15:51:00Z">
        <w:r w:rsidRPr="006E0C03" w:rsidDel="00AE13C0">
          <w:rPr>
            <w:strike/>
          </w:rPr>
          <w:delText>modify</w:delText>
        </w:r>
      </w:del>
    </w:p>
    <w:p w14:paraId="78B26B17" w14:textId="7C7BF7ED" w:rsidR="001A5056" w:rsidRPr="006E0C03" w:rsidDel="00AE13C0" w:rsidRDefault="001A5056" w:rsidP="006E0C03">
      <w:pPr>
        <w:pStyle w:val="Listenabsatz"/>
        <w:numPr>
          <w:ilvl w:val="0"/>
          <w:numId w:val="3"/>
        </w:numPr>
        <w:rPr>
          <w:del w:id="117" w:author="Christian Flandorfer" w:date="2016-07-20T15:51:00Z"/>
          <w:strike/>
        </w:rPr>
      </w:pPr>
      <w:del w:id="118" w:author="Christian Flandorfer" w:date="2016-07-20T15:51:00Z">
        <w:r w:rsidRPr="006E0C03" w:rsidDel="00AE13C0">
          <w:rPr>
            <w:strike/>
          </w:rPr>
          <w:delText>relocate</w:delText>
        </w:r>
      </w:del>
    </w:p>
    <w:p w14:paraId="6FC34B90" w14:textId="38513D8E" w:rsidR="001A5056" w:rsidRPr="006E0C03" w:rsidDel="00AE13C0" w:rsidRDefault="007F0378" w:rsidP="006E0C03">
      <w:pPr>
        <w:pStyle w:val="Listenabsatz"/>
        <w:numPr>
          <w:ilvl w:val="0"/>
          <w:numId w:val="3"/>
        </w:numPr>
        <w:rPr>
          <w:del w:id="119" w:author="Christian Flandorfer" w:date="2016-07-20T15:51:00Z"/>
          <w:strike/>
        </w:rPr>
      </w:pPr>
      <w:del w:id="120" w:author="Christian Flandorfer" w:date="2016-07-20T15:51:00Z">
        <w:r w:rsidRPr="006E0C03" w:rsidDel="00AE13C0">
          <w:rPr>
            <w:strike/>
          </w:rPr>
          <w:delText>use</w:delText>
        </w:r>
      </w:del>
    </w:p>
    <w:p w14:paraId="3236B70B" w14:textId="1FB33D77" w:rsidR="001A5056" w:rsidRPr="006E0C03" w:rsidDel="00AE13C0" w:rsidRDefault="001A5056" w:rsidP="006E0C03">
      <w:pPr>
        <w:pStyle w:val="Listenabsatz"/>
        <w:numPr>
          <w:ilvl w:val="0"/>
          <w:numId w:val="3"/>
        </w:numPr>
        <w:rPr>
          <w:del w:id="121" w:author="Christian Flandorfer" w:date="2016-07-20T15:51:00Z"/>
          <w:strike/>
        </w:rPr>
      </w:pPr>
      <w:del w:id="122" w:author="Christian Flandorfer" w:date="2016-07-20T15:51:00Z">
        <w:r w:rsidRPr="006E0C03" w:rsidDel="00AE13C0">
          <w:rPr>
            <w:strike/>
          </w:rPr>
          <w:delText>generate</w:delText>
        </w:r>
      </w:del>
    </w:p>
    <w:p w14:paraId="274F9EA0" w14:textId="4017A4A7" w:rsidR="007F0378" w:rsidRPr="006E0C03" w:rsidRDefault="007F0378" w:rsidP="006E0C03">
      <w:pPr>
        <w:pStyle w:val="Listenabsatz"/>
        <w:numPr>
          <w:ilvl w:val="0"/>
          <w:numId w:val="3"/>
        </w:numPr>
        <w:rPr>
          <w:strike/>
        </w:rPr>
      </w:pPr>
      <w:del w:id="123" w:author="Christian Flandorfer" w:date="2016-07-20T15:51:00Z">
        <w:r w:rsidRPr="006E0C03" w:rsidDel="00AE13C0">
          <w:rPr>
            <w:strike/>
          </w:rPr>
          <w:delText xml:space="preserve">…. </w:delText>
        </w:r>
        <w:r w:rsidR="00E1298E" w:rsidRPr="006E0C03" w:rsidDel="00AE13C0">
          <w:rPr>
            <w:strike/>
          </w:rPr>
          <w:delText>o</w:delText>
        </w:r>
        <w:r w:rsidRPr="006E0C03" w:rsidDel="00AE13C0">
          <w:rPr>
            <w:strike/>
          </w:rPr>
          <w:delText>ther types are to be defined</w:delText>
        </w:r>
      </w:del>
    </w:p>
    <w:p w14:paraId="7818F1D7" w14:textId="77777777" w:rsidR="001C52AD" w:rsidRDefault="00406CA3" w:rsidP="00E40E1A">
      <w:pPr>
        <w:pStyle w:val="Listenabsatz"/>
        <w:numPr>
          <w:ilvl w:val="0"/>
          <w:numId w:val="3"/>
        </w:numPr>
      </w:pPr>
      <w:proofErr w:type="spellStart"/>
      <w:r>
        <w:t>StartTime</w:t>
      </w:r>
      <w:proofErr w:type="spellEnd"/>
      <w:r w:rsidR="001D5C29">
        <w:t xml:space="preserve">: </w:t>
      </w:r>
      <w:r w:rsidR="001D5C29">
        <w:rPr>
          <w:i/>
        </w:rPr>
        <w:t>optional</w:t>
      </w:r>
    </w:p>
    <w:p w14:paraId="7002C4EE" w14:textId="77777777" w:rsidR="001C52AD" w:rsidRDefault="00406CA3" w:rsidP="00E40E1A">
      <w:pPr>
        <w:pStyle w:val="Listenabsatz"/>
        <w:numPr>
          <w:ilvl w:val="0"/>
          <w:numId w:val="3"/>
        </w:numPr>
      </w:pPr>
      <w:proofErr w:type="spellStart"/>
      <w:r>
        <w:t>EndTime</w:t>
      </w:r>
      <w:proofErr w:type="spellEnd"/>
      <w:r w:rsidR="001D5C29">
        <w:t xml:space="preserve">: </w:t>
      </w:r>
      <w:r w:rsidR="001D5C29">
        <w:rPr>
          <w:i/>
        </w:rPr>
        <w:t>optional</w:t>
      </w:r>
    </w:p>
    <w:p w14:paraId="3549DA2B" w14:textId="77777777" w:rsidR="001C52AD" w:rsidRDefault="00406CA3" w:rsidP="00E40E1A">
      <w:pPr>
        <w:pStyle w:val="Listenabsatz"/>
        <w:numPr>
          <w:ilvl w:val="0"/>
          <w:numId w:val="3"/>
        </w:numPr>
      </w:pPr>
      <w:r>
        <w:t>Attributes</w:t>
      </w:r>
      <w:r w:rsidR="00F3659E">
        <w:t xml:space="preserve">: </w:t>
      </w:r>
      <w:r w:rsidR="00F3659E">
        <w:rPr>
          <w:i/>
        </w:rPr>
        <w:t>optional</w:t>
      </w:r>
    </w:p>
    <w:p w14:paraId="6D437943" w14:textId="77777777" w:rsidR="009A4860" w:rsidRPr="00BB0D4D" w:rsidRDefault="009A4860" w:rsidP="009A4860">
      <w:pPr>
        <w:pStyle w:val="berschrift3"/>
      </w:pPr>
      <w:bookmarkStart w:id="124" w:name="_Toc457201338"/>
      <w:commentRangeStart w:id="125"/>
      <w:commentRangeStart w:id="126"/>
      <w:r>
        <w:t>File</w:t>
      </w:r>
      <w:commentRangeEnd w:id="125"/>
      <w:r w:rsidR="0099228D">
        <w:rPr>
          <w:rStyle w:val="Kommentarzeichen"/>
          <w:rFonts w:asciiTheme="minorHAnsi" w:eastAsiaTheme="minorEastAsia" w:hAnsiTheme="minorHAnsi" w:cstheme="minorBidi"/>
          <w:b w:val="0"/>
          <w:bCs w:val="0"/>
          <w:color w:val="auto"/>
        </w:rPr>
        <w:commentReference w:id="125"/>
      </w:r>
      <w:commentRangeEnd w:id="126"/>
      <w:r w:rsidR="00BD2BD4">
        <w:rPr>
          <w:rStyle w:val="Kommentarzeichen"/>
          <w:rFonts w:asciiTheme="minorHAnsi" w:eastAsiaTheme="minorEastAsia" w:hAnsiTheme="minorHAnsi" w:cstheme="minorBidi"/>
          <w:b w:val="0"/>
          <w:bCs w:val="0"/>
          <w:color w:val="auto"/>
        </w:rPr>
        <w:commentReference w:id="126"/>
      </w:r>
      <w:bookmarkEnd w:id="124"/>
    </w:p>
    <w:p w14:paraId="3D1502CC" w14:textId="77777777" w:rsidR="00356815" w:rsidRDefault="00356815" w:rsidP="00E40E1A">
      <w:pPr>
        <w:pStyle w:val="Listenabsatz"/>
        <w:numPr>
          <w:ilvl w:val="0"/>
          <w:numId w:val="3"/>
        </w:numPr>
      </w:pPr>
      <w:r>
        <w:t>Id</w:t>
      </w:r>
    </w:p>
    <w:p w14:paraId="6A19134A" w14:textId="0DCDD1A2" w:rsidR="00356815" w:rsidRDefault="00356815" w:rsidP="00E40E1A">
      <w:pPr>
        <w:pStyle w:val="Listenabsatz"/>
        <w:numPr>
          <w:ilvl w:val="0"/>
          <w:numId w:val="3"/>
        </w:numPr>
      </w:pPr>
      <w:r>
        <w:t>Name</w:t>
      </w:r>
    </w:p>
    <w:p w14:paraId="632CEF3C" w14:textId="79279637" w:rsidR="00F86BCC" w:rsidRPr="0045427F" w:rsidRDefault="00872B5E" w:rsidP="0045427F">
      <w:pPr>
        <w:pStyle w:val="Listenabsatz"/>
        <w:numPr>
          <w:ilvl w:val="0"/>
          <w:numId w:val="3"/>
        </w:numPr>
      </w:pPr>
      <w:commentRangeStart w:id="127"/>
      <w:r w:rsidRPr="0045427F">
        <w:t>Type</w:t>
      </w:r>
      <w:commentRangeEnd w:id="127"/>
      <w:r w:rsidR="00761376">
        <w:rPr>
          <w:rStyle w:val="Kommentarzeichen"/>
        </w:rPr>
        <w:commentReference w:id="127"/>
      </w:r>
    </w:p>
    <w:p w14:paraId="4DE2B114" w14:textId="12EB0542" w:rsidR="00745534" w:rsidRDefault="00745534" w:rsidP="00E40E1A">
      <w:pPr>
        <w:pStyle w:val="Listenabsatz"/>
        <w:numPr>
          <w:ilvl w:val="0"/>
          <w:numId w:val="3"/>
        </w:numPr>
        <w:rPr>
          <w:ins w:id="128" w:author="Christian Flandorfer" w:date="2016-07-20T15:52:00Z"/>
        </w:rPr>
      </w:pPr>
      <w:r>
        <w:t>Location</w:t>
      </w:r>
      <w:r w:rsidR="0045427F">
        <w:t xml:space="preserve"> (unique </w:t>
      </w:r>
      <w:r w:rsidR="00145E99">
        <w:t>URL</w:t>
      </w:r>
      <w:r w:rsidR="0045427F">
        <w:t xml:space="preserve"> to locate the file in GIT)</w:t>
      </w:r>
    </w:p>
    <w:p w14:paraId="661461D9" w14:textId="2AC035A7" w:rsidR="00AE13C0" w:rsidRDefault="00AE13C0" w:rsidP="00E40E1A">
      <w:pPr>
        <w:pStyle w:val="Listenabsatz"/>
        <w:numPr>
          <w:ilvl w:val="0"/>
          <w:numId w:val="3"/>
        </w:numPr>
        <w:rPr>
          <w:ins w:id="129" w:author="Christian Flandorfer" w:date="2016-07-20T15:52:00Z"/>
        </w:rPr>
      </w:pPr>
      <w:ins w:id="130" w:author="Christian Flandorfer" w:date="2016-07-20T15:52:00Z">
        <w:r>
          <w:t>Owner</w:t>
        </w:r>
      </w:ins>
    </w:p>
    <w:p w14:paraId="40B63FF3" w14:textId="0B29E9CC" w:rsidR="00AE13C0" w:rsidRDefault="00AE13C0" w:rsidP="00E40E1A">
      <w:pPr>
        <w:pStyle w:val="Listenabsatz"/>
        <w:numPr>
          <w:ilvl w:val="0"/>
          <w:numId w:val="3"/>
        </w:numPr>
        <w:rPr>
          <w:ins w:id="131" w:author="Christian Flandorfer" w:date="2016-07-20T15:52:00Z"/>
        </w:rPr>
      </w:pPr>
      <w:ins w:id="132" w:author="Christian Flandorfer" w:date="2016-07-20T15:52:00Z">
        <w:r>
          <w:t>Last modified</w:t>
        </w:r>
      </w:ins>
    </w:p>
    <w:p w14:paraId="2705235A" w14:textId="730C41A2" w:rsidR="00AE13C0" w:rsidRDefault="00AE13C0" w:rsidP="00E40E1A">
      <w:pPr>
        <w:pStyle w:val="Listenabsatz"/>
        <w:numPr>
          <w:ilvl w:val="0"/>
          <w:numId w:val="3"/>
        </w:numPr>
      </w:pPr>
      <w:ins w:id="133" w:author="Christian Flandorfer" w:date="2016-07-20T15:52:00Z">
        <w:r>
          <w:t>Status (Out-of-date, QC failed</w:t>
        </w:r>
        <w:proofErr w:type="gramStart"/>
        <w:r>
          <w:t>,</w:t>
        </w:r>
      </w:ins>
      <w:ins w:id="134" w:author="Christian Flandorfer" w:date="2016-07-20T15:53:00Z">
        <w:r>
          <w:t>…</w:t>
        </w:r>
        <w:proofErr w:type="gramEnd"/>
        <w:r>
          <w:t>)</w:t>
        </w:r>
      </w:ins>
    </w:p>
    <w:p w14:paraId="0CB035C5" w14:textId="77777777" w:rsidR="007B7BC6" w:rsidRDefault="007B7BC6" w:rsidP="009E0B2A">
      <w:pPr>
        <w:pStyle w:val="berschrift3"/>
      </w:pPr>
      <w:bookmarkStart w:id="135" w:name="_Toc457201339"/>
      <w:r>
        <w:t>Assumption</w:t>
      </w:r>
      <w:bookmarkEnd w:id="135"/>
    </w:p>
    <w:p w14:paraId="5F0B7073" w14:textId="77777777" w:rsidR="00797492" w:rsidRDefault="00797492" w:rsidP="00E40E1A">
      <w:pPr>
        <w:pStyle w:val="Listenabsatz"/>
        <w:numPr>
          <w:ilvl w:val="0"/>
          <w:numId w:val="3"/>
        </w:numPr>
      </w:pPr>
      <w:r>
        <w:t xml:space="preserve">Type </w:t>
      </w:r>
    </w:p>
    <w:p w14:paraId="54E5DA38" w14:textId="77777777" w:rsidR="00797492" w:rsidRDefault="00797492" w:rsidP="00E40E1A">
      <w:pPr>
        <w:pStyle w:val="Listenabsatz"/>
        <w:numPr>
          <w:ilvl w:val="0"/>
          <w:numId w:val="3"/>
        </w:numPr>
      </w:pPr>
      <w:r>
        <w:t>Body</w:t>
      </w:r>
    </w:p>
    <w:p w14:paraId="10F18C82" w14:textId="77777777" w:rsidR="00797492" w:rsidRDefault="00797492" w:rsidP="00E40E1A">
      <w:pPr>
        <w:pStyle w:val="Listenabsatz"/>
        <w:numPr>
          <w:ilvl w:val="0"/>
          <w:numId w:val="3"/>
        </w:numPr>
      </w:pPr>
      <w:r>
        <w:t>Justification</w:t>
      </w:r>
    </w:p>
    <w:p w14:paraId="1DA81BDD" w14:textId="77777777" w:rsidR="00797492" w:rsidRDefault="00797492" w:rsidP="00E40E1A">
      <w:pPr>
        <w:pStyle w:val="Listenabsatz"/>
        <w:numPr>
          <w:ilvl w:val="0"/>
          <w:numId w:val="3"/>
        </w:numPr>
      </w:pPr>
      <w:r>
        <w:t>Established</w:t>
      </w:r>
    </w:p>
    <w:p w14:paraId="5541AF72" w14:textId="77777777" w:rsidR="00797492" w:rsidRDefault="00797492" w:rsidP="00E40E1A">
      <w:pPr>
        <w:pStyle w:val="Listenabsatz"/>
        <w:numPr>
          <w:ilvl w:val="0"/>
          <w:numId w:val="3"/>
        </w:numPr>
      </w:pPr>
      <w:r>
        <w:t>Testable</w:t>
      </w:r>
    </w:p>
    <w:p w14:paraId="53F4912A" w14:textId="77777777" w:rsidR="00797492" w:rsidRDefault="00797492" w:rsidP="00E40E1A">
      <w:pPr>
        <w:pStyle w:val="Listenabsatz"/>
        <w:numPr>
          <w:ilvl w:val="0"/>
          <w:numId w:val="3"/>
        </w:numPr>
      </w:pPr>
      <w:proofErr w:type="spellStart"/>
      <w:r>
        <w:t>TestApproach</w:t>
      </w:r>
      <w:proofErr w:type="spellEnd"/>
    </w:p>
    <w:p w14:paraId="6871CF8C" w14:textId="77777777" w:rsidR="00797492" w:rsidRDefault="00797492" w:rsidP="00E40E1A">
      <w:pPr>
        <w:pStyle w:val="Listenabsatz"/>
        <w:numPr>
          <w:ilvl w:val="0"/>
          <w:numId w:val="3"/>
        </w:numPr>
      </w:pPr>
      <w:proofErr w:type="spellStart"/>
      <w:r>
        <w:t>TestOutcome</w:t>
      </w:r>
      <w:proofErr w:type="spellEnd"/>
    </w:p>
    <w:p w14:paraId="71341F26" w14:textId="77777777" w:rsidR="00301CB9" w:rsidRDefault="00301CB9" w:rsidP="00E40E1A">
      <w:pPr>
        <w:pStyle w:val="Listenabsatz"/>
        <w:numPr>
          <w:ilvl w:val="0"/>
          <w:numId w:val="3"/>
        </w:numPr>
      </w:pPr>
      <w:r>
        <w:t>Metadata</w:t>
      </w:r>
    </w:p>
    <w:p w14:paraId="779BE738" w14:textId="77777777" w:rsidR="009E0B2A" w:rsidRPr="00BB0D4D" w:rsidRDefault="009E0B2A" w:rsidP="009E0B2A">
      <w:pPr>
        <w:pStyle w:val="berschrift3"/>
      </w:pPr>
      <w:bookmarkStart w:id="136" w:name="_Toc457201340"/>
      <w:r>
        <w:t>Metadata</w:t>
      </w:r>
      <w:bookmarkEnd w:id="136"/>
    </w:p>
    <w:p w14:paraId="770F2981" w14:textId="77777777" w:rsidR="00356815" w:rsidRDefault="00200C52" w:rsidP="00E40E1A">
      <w:pPr>
        <w:pStyle w:val="Listenabsatz"/>
        <w:numPr>
          <w:ilvl w:val="0"/>
          <w:numId w:val="3"/>
        </w:numPr>
      </w:pPr>
      <w:r>
        <w:t>Field</w:t>
      </w:r>
    </w:p>
    <w:p w14:paraId="1BB83918" w14:textId="77777777" w:rsidR="00200C52" w:rsidRDefault="00200C52" w:rsidP="00E40E1A">
      <w:pPr>
        <w:pStyle w:val="Listenabsatz"/>
        <w:numPr>
          <w:ilvl w:val="0"/>
          <w:numId w:val="3"/>
        </w:numPr>
      </w:pPr>
      <w:r>
        <w:t>Value</w:t>
      </w:r>
    </w:p>
    <w:p w14:paraId="057311AF" w14:textId="77777777" w:rsidR="00DE44AB" w:rsidRPr="00BB0D4D" w:rsidRDefault="00DE44AB" w:rsidP="00DE44AB">
      <w:pPr>
        <w:pStyle w:val="berschrift3"/>
      </w:pPr>
      <w:bookmarkStart w:id="137" w:name="_Toc457201341"/>
      <w:r>
        <w:t>Decision</w:t>
      </w:r>
      <w:bookmarkEnd w:id="137"/>
    </w:p>
    <w:p w14:paraId="27D36714" w14:textId="77777777" w:rsidR="00DE44AB" w:rsidRPr="00813465" w:rsidRDefault="00813465" w:rsidP="00E40E1A">
      <w:pPr>
        <w:pStyle w:val="Listenabsatz"/>
        <w:numPr>
          <w:ilvl w:val="0"/>
          <w:numId w:val="3"/>
        </w:numPr>
      </w:pPr>
      <w:r w:rsidRPr="00813465">
        <w:t>Description</w:t>
      </w:r>
    </w:p>
    <w:p w14:paraId="74263E2F" w14:textId="77777777" w:rsidR="008C5EF3" w:rsidRDefault="008C5EF3" w:rsidP="008C5EF3">
      <w:pPr>
        <w:pStyle w:val="berschrift1"/>
      </w:pPr>
      <w:bookmarkStart w:id="138" w:name="_Toc457201342"/>
      <w:r w:rsidRPr="00BB0D4D">
        <w:t>Use Cases</w:t>
      </w:r>
      <w:bookmarkEnd w:id="138"/>
    </w:p>
    <w:p w14:paraId="7A2C7BB2" w14:textId="77777777" w:rsidR="002B2EF5" w:rsidRPr="00BB0D4D" w:rsidRDefault="002B2EF5" w:rsidP="002B2EF5">
      <w:r w:rsidRPr="00BB0D4D">
        <w:t>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14:paraId="179247CA" w14:textId="77777777" w:rsidR="002B2EF5" w:rsidRPr="00BB0D4D" w:rsidRDefault="002B2EF5" w:rsidP="00E40E1A">
      <w:pPr>
        <w:pStyle w:val="Listenabsatz"/>
        <w:numPr>
          <w:ilvl w:val="0"/>
          <w:numId w:val="2"/>
        </w:numPr>
      </w:pPr>
      <w:r w:rsidRPr="00BB0D4D">
        <w:lastRenderedPageBreak/>
        <w:t xml:space="preserve">Describes a significant business need </w:t>
      </w:r>
    </w:p>
    <w:p w14:paraId="61D8C80E" w14:textId="77777777" w:rsidR="002B2EF5" w:rsidRPr="00BB0D4D" w:rsidRDefault="002B2EF5" w:rsidP="00E40E1A">
      <w:pPr>
        <w:pStyle w:val="Listenabsatz"/>
        <w:numPr>
          <w:ilvl w:val="0"/>
          <w:numId w:val="2"/>
        </w:numPr>
      </w:pPr>
      <w:r w:rsidRPr="00BB0D4D">
        <w:t>Identifies, documents, and ranks the problem that is driving the scenario</w:t>
      </w:r>
    </w:p>
    <w:p w14:paraId="547F995A" w14:textId="77777777" w:rsidR="002B2EF5" w:rsidRPr="00BB0D4D" w:rsidRDefault="002B2EF5" w:rsidP="00E40E1A">
      <w:pPr>
        <w:pStyle w:val="Listenabsatz"/>
        <w:numPr>
          <w:ilvl w:val="0"/>
          <w:numId w:val="2"/>
        </w:numPr>
      </w:pPr>
      <w:r w:rsidRPr="00BB0D4D">
        <w:t>Describes the business and technical environment that will resolve the problem</w:t>
      </w:r>
    </w:p>
    <w:p w14:paraId="3E2AEA7C" w14:textId="77777777" w:rsidR="002B2EF5" w:rsidRPr="00BB0D4D" w:rsidRDefault="002B2EF5" w:rsidP="00E40E1A">
      <w:pPr>
        <w:pStyle w:val="Listenabsatz"/>
        <w:numPr>
          <w:ilvl w:val="0"/>
          <w:numId w:val="2"/>
        </w:numPr>
      </w:pPr>
      <w:r w:rsidRPr="00BB0D4D">
        <w:t>States the desired objectives</w:t>
      </w:r>
    </w:p>
    <w:p w14:paraId="0F727A41" w14:textId="77777777" w:rsidR="002B2EF5" w:rsidRPr="00BB0D4D" w:rsidRDefault="002B2EF5" w:rsidP="00E40E1A">
      <w:pPr>
        <w:pStyle w:val="Listenabsatz"/>
        <w:numPr>
          <w:ilvl w:val="0"/>
          <w:numId w:val="2"/>
        </w:numPr>
      </w:pPr>
      <w:r w:rsidRPr="00BB0D4D">
        <w:t>Shows the “Actors” and where they fit in the business model</w:t>
      </w:r>
    </w:p>
    <w:p w14:paraId="35C8D5F9" w14:textId="77777777" w:rsidR="002B2EF5" w:rsidRDefault="002B2EF5" w:rsidP="00E40E1A">
      <w:pPr>
        <w:pStyle w:val="Listenabsatz"/>
        <w:numPr>
          <w:ilvl w:val="0"/>
          <w:numId w:val="2"/>
        </w:numPr>
      </w:pPr>
      <w:r w:rsidRPr="00BB0D4D">
        <w:t xml:space="preserve">Is specific, and measurable, and uses clear metrics for success  </w:t>
      </w:r>
    </w:p>
    <w:p w14:paraId="74C57A6F" w14:textId="77777777" w:rsidR="002B2EF5" w:rsidRDefault="002B2EF5" w:rsidP="002B2EF5">
      <w:r>
        <w:t>All use cases define a goal, a responsible actor, preconditions, a basic flow, alternate flows, exceptions, and post conditions. A goal, a responsible actor and a basic flow are mandatory for a use case the other attributes are optional and should only be defined if needed.</w:t>
      </w:r>
    </w:p>
    <w:p w14:paraId="56F6F161" w14:textId="77777777" w:rsidR="002B2EF5" w:rsidRPr="008C3FA8" w:rsidRDefault="002B2EF5" w:rsidP="002B2EF5">
      <w:r>
        <w:t xml:space="preserve">Exceptions and alternate flows should be described like entry points to the basic flow. As a good practice the identifier of an exception or alternate flow should reflect the entry point to the basic flow (i.e.: AF3 – </w:t>
      </w:r>
      <w:r w:rsidRPr="008C3FA8">
        <w:rPr>
          <w:b/>
        </w:rPr>
        <w:t>A</w:t>
      </w:r>
      <w:r>
        <w:t xml:space="preserve">lternate </w:t>
      </w:r>
      <w:r w:rsidRPr="008C3FA8">
        <w:rPr>
          <w:b/>
        </w:rPr>
        <w:t>f</w:t>
      </w:r>
      <w:r>
        <w:t xml:space="preserve">low that could happen during step </w:t>
      </w:r>
      <w:r w:rsidRPr="008C3FA8">
        <w:rPr>
          <w:b/>
        </w:rPr>
        <w:t>3</w:t>
      </w:r>
      <w:r>
        <w:rPr>
          <w:b/>
        </w:rPr>
        <w:t xml:space="preserve"> </w:t>
      </w:r>
      <w:r>
        <w:t xml:space="preserve">of the basic flow; Ex4 – </w:t>
      </w:r>
      <w:r w:rsidRPr="008C3FA8">
        <w:rPr>
          <w:b/>
        </w:rPr>
        <w:t>Ex</w:t>
      </w:r>
      <w:r>
        <w:t xml:space="preserve">ception that could happen during step </w:t>
      </w:r>
      <w:r w:rsidRPr="008C3FA8">
        <w:rPr>
          <w:b/>
        </w:rPr>
        <w:t>4</w:t>
      </w:r>
      <w:r>
        <w:t xml:space="preserve"> of the basic flow; </w:t>
      </w:r>
      <w:proofErr w:type="spellStart"/>
      <w:r>
        <w:t>AFx</w:t>
      </w:r>
      <w:proofErr w:type="spellEnd"/>
      <w:r>
        <w:t xml:space="preserve"> – </w:t>
      </w:r>
      <w:r w:rsidRPr="008C3FA8">
        <w:rPr>
          <w:b/>
        </w:rPr>
        <w:t>A</w:t>
      </w:r>
      <w:r>
        <w:t xml:space="preserve">lternate </w:t>
      </w:r>
      <w:r w:rsidRPr="008C3FA8">
        <w:rPr>
          <w:b/>
        </w:rPr>
        <w:t>f</w:t>
      </w:r>
      <w:r>
        <w:t>low that could happen at any time during the basic flow).</w:t>
      </w:r>
    </w:p>
    <w:p w14:paraId="5A96F638" w14:textId="77777777" w:rsidR="008C2F8E" w:rsidRDefault="008C2F8E" w:rsidP="008C2F8E">
      <w:pPr>
        <w:pStyle w:val="berschrift2"/>
      </w:pPr>
      <w:bookmarkStart w:id="139" w:name="_Toc457201343"/>
      <w:r>
        <w:t>Actors / User roles</w:t>
      </w:r>
      <w:bookmarkEnd w:id="139"/>
    </w:p>
    <w:p w14:paraId="6C70B655" w14:textId="77777777" w:rsidR="008C2F8E" w:rsidRPr="00175C16" w:rsidRDefault="008C2F8E" w:rsidP="008C2F8E">
      <w:r>
        <w:t>These actors are used throughout this document to represent people and there functions that interact with the software system.</w:t>
      </w:r>
    </w:p>
    <w:p w14:paraId="02515532" w14:textId="77777777" w:rsidR="00A51F4E" w:rsidRPr="0067047E" w:rsidRDefault="00A51F4E" w:rsidP="00A51F4E">
      <w:pPr>
        <w:pStyle w:val="berschrift3"/>
      </w:pPr>
      <w:bookmarkStart w:id="140" w:name="_Toc457201344"/>
      <w:r w:rsidRPr="0067047E">
        <w:t>Scientist</w:t>
      </w:r>
      <w:bookmarkEnd w:id="140"/>
    </w:p>
    <w:p w14:paraId="053E168A" w14:textId="77777777" w:rsidR="00A51F4E" w:rsidRPr="0067047E" w:rsidRDefault="00A51F4E" w:rsidP="00A51F4E">
      <w:r w:rsidRPr="0067047E">
        <w:t>A Scientist can access projects, assigned files and perform activities on projects and the assigned files</w:t>
      </w:r>
    </w:p>
    <w:p w14:paraId="39F36887" w14:textId="77777777" w:rsidR="00A51F4E" w:rsidRPr="0067047E" w:rsidRDefault="00A51F4E" w:rsidP="00A51F4E">
      <w:pPr>
        <w:pStyle w:val="berschrift3"/>
      </w:pPr>
      <w:bookmarkStart w:id="141" w:name="_Toc457201345"/>
      <w:r w:rsidRPr="0067047E">
        <w:t>Manager</w:t>
      </w:r>
      <w:bookmarkEnd w:id="141"/>
    </w:p>
    <w:p w14:paraId="49FDDCF3" w14:textId="77777777" w:rsidR="00A51F4E" w:rsidRPr="0067047E" w:rsidRDefault="00A51F4E" w:rsidP="00A51F4E">
      <w:r w:rsidRPr="0067047E">
        <w:t>A Manager is responsible for a Team of Scientists and can access their work readonly</w:t>
      </w:r>
    </w:p>
    <w:p w14:paraId="2B121FA2" w14:textId="77777777" w:rsidR="00A51F4E" w:rsidRPr="0067047E" w:rsidRDefault="00A51F4E" w:rsidP="00A51F4E">
      <w:pPr>
        <w:pStyle w:val="berschrift3"/>
      </w:pPr>
      <w:bookmarkStart w:id="142" w:name="_Toc457201346"/>
      <w:r w:rsidRPr="0067047E">
        <w:t>Reviewer</w:t>
      </w:r>
      <w:bookmarkEnd w:id="142"/>
    </w:p>
    <w:p w14:paraId="53B5AD94" w14:textId="09F05C3F" w:rsidR="005D6863" w:rsidRDefault="00A51F4E" w:rsidP="005D6863">
      <w:r w:rsidRPr="0067047E">
        <w:t>Reviewer is not a user role. The classification as Reviewer depends on the project</w:t>
      </w:r>
      <w:r w:rsidR="006C7984">
        <w:t xml:space="preserve"> and is defined by the project owner</w:t>
      </w:r>
      <w:r w:rsidRPr="0067047E">
        <w:t>.</w:t>
      </w:r>
    </w:p>
    <w:p w14:paraId="7BD0EE77" w14:textId="77777777" w:rsidR="005D6863" w:rsidRDefault="005D6863" w:rsidP="005D6863">
      <w:pPr>
        <w:pStyle w:val="berschrift2"/>
      </w:pPr>
      <w:bookmarkStart w:id="143" w:name="_Toc457201347"/>
      <w:r w:rsidRPr="00BB0D4D">
        <w:t xml:space="preserve">UC1 – </w:t>
      </w:r>
      <w:r w:rsidR="00DA5801">
        <w:t>Login</w:t>
      </w:r>
      <w:bookmarkEnd w:id="1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C35E99" w:rsidRPr="002B2173" w14:paraId="24C8FABC" w14:textId="77777777" w:rsidTr="006B2113">
        <w:tc>
          <w:tcPr>
            <w:tcW w:w="1526" w:type="dxa"/>
          </w:tcPr>
          <w:p w14:paraId="0AFBB4CC" w14:textId="77777777" w:rsidR="00C35E99" w:rsidRPr="00BB0D4D" w:rsidRDefault="00C35E99" w:rsidP="006B2113">
            <w:pPr>
              <w:jc w:val="left"/>
              <w:rPr>
                <w:rStyle w:val="SchwacheHervorhebung"/>
              </w:rPr>
            </w:pPr>
            <w:r w:rsidRPr="00BB0D4D">
              <w:rPr>
                <w:rStyle w:val="SchwacheHervorhebung"/>
              </w:rPr>
              <w:t>Goal:</w:t>
            </w:r>
          </w:p>
        </w:tc>
        <w:tc>
          <w:tcPr>
            <w:tcW w:w="7686" w:type="dxa"/>
          </w:tcPr>
          <w:p w14:paraId="7553A40A" w14:textId="745C0B72" w:rsidR="00C35E99" w:rsidRPr="00BB0D4D" w:rsidRDefault="007151F9" w:rsidP="00D70B15">
            <w:pPr>
              <w:jc w:val="left"/>
            </w:pPr>
            <w:r>
              <w:t xml:space="preserve">A user can </w:t>
            </w:r>
            <w:r w:rsidR="00D70B15">
              <w:t>sign into</w:t>
            </w:r>
            <w:r>
              <w:t xml:space="preserve"> the web application</w:t>
            </w:r>
            <w:r w:rsidR="008D1A2D">
              <w:t xml:space="preserve"> for performing actions to projects.</w:t>
            </w:r>
          </w:p>
        </w:tc>
      </w:tr>
      <w:tr w:rsidR="00C35E99" w:rsidRPr="00BB0D4D" w14:paraId="361EDADB" w14:textId="77777777" w:rsidTr="006B2113">
        <w:tc>
          <w:tcPr>
            <w:tcW w:w="1526" w:type="dxa"/>
          </w:tcPr>
          <w:p w14:paraId="4D47D5BD" w14:textId="77777777" w:rsidR="00C35E99" w:rsidRPr="00BB0D4D" w:rsidRDefault="00C35E99" w:rsidP="006B2113">
            <w:pPr>
              <w:jc w:val="left"/>
              <w:rPr>
                <w:rStyle w:val="SchwacheHervorhebung"/>
              </w:rPr>
            </w:pPr>
            <w:r w:rsidRPr="00BB0D4D">
              <w:rPr>
                <w:rStyle w:val="SchwacheHervorhebung"/>
              </w:rPr>
              <w:t>Actor:</w:t>
            </w:r>
          </w:p>
        </w:tc>
        <w:tc>
          <w:tcPr>
            <w:tcW w:w="7686" w:type="dxa"/>
          </w:tcPr>
          <w:p w14:paraId="57DF8C86" w14:textId="142FDC36" w:rsidR="00C35E99" w:rsidRPr="00BB0D4D" w:rsidRDefault="00203F5C" w:rsidP="006B2113">
            <w:pPr>
              <w:jc w:val="left"/>
            </w:pPr>
            <w:r>
              <w:t>Scientist, Manager</w:t>
            </w:r>
          </w:p>
        </w:tc>
      </w:tr>
      <w:tr w:rsidR="00C35E99" w:rsidRPr="002B2173" w14:paraId="699A6466" w14:textId="77777777" w:rsidTr="006B2113">
        <w:tc>
          <w:tcPr>
            <w:tcW w:w="1526" w:type="dxa"/>
          </w:tcPr>
          <w:p w14:paraId="58BEC5CB" w14:textId="77777777" w:rsidR="00C35E99" w:rsidRPr="00BB0D4D" w:rsidRDefault="00C35E99" w:rsidP="006B2113">
            <w:pPr>
              <w:jc w:val="left"/>
              <w:rPr>
                <w:rStyle w:val="SchwacheHervorhebung"/>
              </w:rPr>
            </w:pPr>
            <w:r w:rsidRPr="00BB0D4D">
              <w:rPr>
                <w:rStyle w:val="SchwacheHervorhebung"/>
              </w:rPr>
              <w:t>Preconditions:</w:t>
            </w:r>
          </w:p>
        </w:tc>
        <w:tc>
          <w:tcPr>
            <w:tcW w:w="7686" w:type="dxa"/>
          </w:tcPr>
          <w:p w14:paraId="29B6EC77" w14:textId="0037DE57" w:rsidR="00C35E99" w:rsidRPr="00BB0D4D" w:rsidRDefault="00BF719D" w:rsidP="001968ED">
            <w:pPr>
              <w:jc w:val="left"/>
            </w:pPr>
            <w:r>
              <w:t xml:space="preserve">The </w:t>
            </w:r>
            <w:r w:rsidR="00A02259">
              <w:t xml:space="preserve">User is not already </w:t>
            </w:r>
            <w:r w:rsidR="001968ED">
              <w:t>signed</w:t>
            </w:r>
            <w:r w:rsidR="00A02259">
              <w:t xml:space="preserve"> in</w:t>
            </w:r>
            <w:r w:rsidR="00066763">
              <w:t>.</w:t>
            </w:r>
          </w:p>
        </w:tc>
      </w:tr>
      <w:tr w:rsidR="00C35E99" w:rsidRPr="00CD3953" w14:paraId="7C2580E7" w14:textId="77777777" w:rsidTr="006B2113">
        <w:tc>
          <w:tcPr>
            <w:tcW w:w="1526" w:type="dxa"/>
          </w:tcPr>
          <w:p w14:paraId="630A8EB8" w14:textId="77777777" w:rsidR="00C35E99" w:rsidRPr="00BB0D4D" w:rsidRDefault="00C35E99" w:rsidP="006B2113">
            <w:pPr>
              <w:jc w:val="left"/>
              <w:rPr>
                <w:rStyle w:val="SchwacheHervorhebung"/>
              </w:rPr>
            </w:pPr>
            <w:r w:rsidRPr="00BB0D4D">
              <w:rPr>
                <w:rStyle w:val="SchwacheHervorhebung"/>
              </w:rPr>
              <w:t>Basic Flow:</w:t>
            </w:r>
          </w:p>
        </w:tc>
        <w:tc>
          <w:tcPr>
            <w:tcW w:w="7686" w:type="dxa"/>
          </w:tcPr>
          <w:p w14:paraId="46643851" w14:textId="77777777" w:rsidR="00C35E99" w:rsidRPr="00D42DE0" w:rsidRDefault="00666C4A" w:rsidP="00587B0F">
            <w:pPr>
              <w:pStyle w:val="Listenabsatz"/>
              <w:numPr>
                <w:ilvl w:val="0"/>
                <w:numId w:val="31"/>
              </w:numPr>
            </w:pPr>
            <w:r w:rsidRPr="00D42DE0">
              <w:t>Enter Username</w:t>
            </w:r>
          </w:p>
          <w:p w14:paraId="326AA742" w14:textId="77777777" w:rsidR="00666C4A" w:rsidRPr="00D42DE0" w:rsidRDefault="00666C4A" w:rsidP="00587B0F">
            <w:pPr>
              <w:pStyle w:val="Listenabsatz"/>
              <w:numPr>
                <w:ilvl w:val="0"/>
                <w:numId w:val="31"/>
              </w:numPr>
            </w:pPr>
            <w:r w:rsidRPr="00D42DE0">
              <w:t>Enter Password</w:t>
            </w:r>
          </w:p>
          <w:p w14:paraId="271217BD" w14:textId="4463D641" w:rsidR="00666C4A" w:rsidRPr="00D42DE0" w:rsidRDefault="00666C4A" w:rsidP="00587B0F">
            <w:pPr>
              <w:pStyle w:val="Listenabsatz"/>
              <w:numPr>
                <w:ilvl w:val="0"/>
                <w:numId w:val="31"/>
              </w:numPr>
            </w:pPr>
            <w:r w:rsidRPr="00D42DE0">
              <w:t>Click button “Sign in”</w:t>
            </w:r>
          </w:p>
        </w:tc>
      </w:tr>
      <w:tr w:rsidR="00C35E99" w:rsidRPr="00F040DA" w14:paraId="210F0F00" w14:textId="77777777" w:rsidTr="006B2113">
        <w:tc>
          <w:tcPr>
            <w:tcW w:w="1526" w:type="dxa"/>
          </w:tcPr>
          <w:p w14:paraId="45CF168D" w14:textId="409F4A8B" w:rsidR="00C35E99" w:rsidRDefault="00C35E99" w:rsidP="006B2113">
            <w:pPr>
              <w:jc w:val="left"/>
              <w:rPr>
                <w:rStyle w:val="SchwacheHervorhebung"/>
              </w:rPr>
            </w:pPr>
            <w:r>
              <w:rPr>
                <w:rStyle w:val="SchwacheHervorhebung"/>
              </w:rPr>
              <w:t>Alternate Flow:</w:t>
            </w:r>
          </w:p>
        </w:tc>
        <w:tc>
          <w:tcPr>
            <w:tcW w:w="7686" w:type="dxa"/>
          </w:tcPr>
          <w:p w14:paraId="34A10A25" w14:textId="6EAEB364" w:rsidR="00C35E99" w:rsidRPr="00C70732" w:rsidRDefault="002E730C" w:rsidP="006B2113">
            <w:pPr>
              <w:jc w:val="left"/>
            </w:pPr>
            <w:r>
              <w:t>-</w:t>
            </w:r>
          </w:p>
        </w:tc>
      </w:tr>
      <w:tr w:rsidR="00C35E99" w:rsidRPr="002B2173" w14:paraId="6D34E4E4" w14:textId="77777777" w:rsidTr="006B2113">
        <w:trPr>
          <w:trHeight w:val="330"/>
        </w:trPr>
        <w:tc>
          <w:tcPr>
            <w:tcW w:w="1526" w:type="dxa"/>
          </w:tcPr>
          <w:p w14:paraId="59BF3982" w14:textId="77777777" w:rsidR="00C35E99" w:rsidRPr="00BB0D4D" w:rsidRDefault="00C35E99" w:rsidP="006B2113">
            <w:pPr>
              <w:jc w:val="left"/>
              <w:rPr>
                <w:rStyle w:val="SchwacheHervorhebung"/>
              </w:rPr>
            </w:pPr>
            <w:r>
              <w:rPr>
                <w:rStyle w:val="SchwacheHervorhebung"/>
              </w:rPr>
              <w:t>Exceptions:</w:t>
            </w:r>
          </w:p>
        </w:tc>
        <w:tc>
          <w:tcPr>
            <w:tcW w:w="7686" w:type="dxa"/>
          </w:tcPr>
          <w:p w14:paraId="3A195E3C" w14:textId="77777777" w:rsidR="00C35E99" w:rsidRDefault="00C36E99" w:rsidP="006B2113">
            <w:pPr>
              <w:jc w:val="left"/>
            </w:pPr>
            <w:commentRangeStart w:id="144"/>
            <w:commentRangeStart w:id="145"/>
            <w:r>
              <w:t>Login failed</w:t>
            </w:r>
            <w:commentRangeEnd w:id="144"/>
            <w:r w:rsidR="0031656E">
              <w:rPr>
                <w:rStyle w:val="Kommentarzeichen"/>
              </w:rPr>
              <w:commentReference w:id="144"/>
            </w:r>
            <w:commentRangeEnd w:id="145"/>
            <w:r w:rsidR="001D2A8E">
              <w:rPr>
                <w:rStyle w:val="Kommentarzeichen"/>
              </w:rPr>
              <w:commentReference w:id="145"/>
            </w:r>
          </w:p>
          <w:p w14:paraId="58FC158E" w14:textId="77777777" w:rsidR="00C36E99" w:rsidRDefault="00C36E99" w:rsidP="00587B0F">
            <w:pPr>
              <w:pStyle w:val="Listenabsatz"/>
              <w:numPr>
                <w:ilvl w:val="0"/>
                <w:numId w:val="40"/>
              </w:numPr>
              <w:jc w:val="left"/>
            </w:pPr>
            <w:r>
              <w:t>Username not existing</w:t>
            </w:r>
          </w:p>
          <w:p w14:paraId="254C103D" w14:textId="77777777" w:rsidR="00C36E99" w:rsidRDefault="00C36E99" w:rsidP="00587B0F">
            <w:pPr>
              <w:pStyle w:val="Listenabsatz"/>
              <w:numPr>
                <w:ilvl w:val="0"/>
                <w:numId w:val="40"/>
              </w:numPr>
              <w:jc w:val="left"/>
            </w:pPr>
            <w:r>
              <w:t>Wrong password to username</w:t>
            </w:r>
          </w:p>
          <w:p w14:paraId="180E0725" w14:textId="7217CBD3" w:rsidR="00D42DE0" w:rsidRPr="00C36E99" w:rsidRDefault="00D42DE0" w:rsidP="00587B0F">
            <w:pPr>
              <w:pStyle w:val="Listenabsatz"/>
              <w:numPr>
                <w:ilvl w:val="0"/>
                <w:numId w:val="40"/>
              </w:numPr>
              <w:jc w:val="left"/>
            </w:pPr>
            <w:r>
              <w:t>No username and/or password was given</w:t>
            </w:r>
          </w:p>
        </w:tc>
      </w:tr>
      <w:tr w:rsidR="00C35E99" w:rsidRPr="002B2173" w14:paraId="49FC4DED" w14:textId="77777777" w:rsidTr="006B2113">
        <w:tc>
          <w:tcPr>
            <w:tcW w:w="1526" w:type="dxa"/>
          </w:tcPr>
          <w:p w14:paraId="213DDF7D" w14:textId="2285C700" w:rsidR="00C35E99" w:rsidRPr="00BB0D4D" w:rsidRDefault="00C35E99" w:rsidP="006B2113">
            <w:pPr>
              <w:jc w:val="left"/>
              <w:rPr>
                <w:rStyle w:val="SchwacheHervorhebung"/>
              </w:rPr>
            </w:pPr>
            <w:r w:rsidRPr="00BB0D4D">
              <w:rPr>
                <w:rStyle w:val="SchwacheHervorhebung"/>
              </w:rPr>
              <w:t>Post Conditions:</w:t>
            </w:r>
          </w:p>
        </w:tc>
        <w:tc>
          <w:tcPr>
            <w:tcW w:w="7686" w:type="dxa"/>
          </w:tcPr>
          <w:p w14:paraId="5DB37E2C" w14:textId="4F7B3700" w:rsidR="00C35E99" w:rsidRPr="00BB0D4D" w:rsidRDefault="002E730C" w:rsidP="007603DB">
            <w:pPr>
              <w:jc w:val="left"/>
            </w:pPr>
            <w:r>
              <w:t>On successfully signed in the user is redirected to his project</w:t>
            </w:r>
            <w:r w:rsidR="007603DB">
              <w:t>s</w:t>
            </w:r>
            <w:r>
              <w:t xml:space="preserve"> page.</w:t>
            </w:r>
          </w:p>
        </w:tc>
      </w:tr>
    </w:tbl>
    <w:p w14:paraId="0E2EDB6D" w14:textId="782E8DA8" w:rsidR="00DA5801" w:rsidRDefault="00DA5801" w:rsidP="00DA5801">
      <w:pPr>
        <w:pStyle w:val="berschrift2"/>
      </w:pPr>
      <w:bookmarkStart w:id="146" w:name="_Toc457201348"/>
      <w:r w:rsidRPr="00BB0D4D">
        <w:t>UC</w:t>
      </w:r>
      <w:r>
        <w:t>2</w:t>
      </w:r>
      <w:r w:rsidRPr="00BB0D4D">
        <w:t xml:space="preserve"> </w:t>
      </w:r>
      <w:commentRangeStart w:id="147"/>
      <w:r w:rsidRPr="00BB0D4D">
        <w:t xml:space="preserve">– </w:t>
      </w:r>
      <w:r>
        <w:t>Create a project</w:t>
      </w:r>
      <w:commentRangeEnd w:id="147"/>
      <w:r w:rsidR="00761376">
        <w:rPr>
          <w:rStyle w:val="Kommentarzeichen"/>
          <w:rFonts w:asciiTheme="minorHAnsi" w:eastAsiaTheme="minorEastAsia" w:hAnsiTheme="minorHAnsi" w:cstheme="minorBidi"/>
          <w:b w:val="0"/>
          <w:bCs w:val="0"/>
          <w:color w:val="auto"/>
        </w:rPr>
        <w:commentReference w:id="147"/>
      </w:r>
      <w:bookmarkEnd w:id="14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C35E99" w:rsidRPr="00E43F69" w14:paraId="0790968B" w14:textId="77777777" w:rsidTr="006B2113">
        <w:tc>
          <w:tcPr>
            <w:tcW w:w="1526" w:type="dxa"/>
          </w:tcPr>
          <w:p w14:paraId="6F46652C" w14:textId="77777777" w:rsidR="00C35E99" w:rsidRPr="00BB0D4D" w:rsidRDefault="00C35E99" w:rsidP="006B2113">
            <w:pPr>
              <w:jc w:val="left"/>
              <w:rPr>
                <w:rStyle w:val="SchwacheHervorhebung"/>
              </w:rPr>
            </w:pPr>
            <w:r w:rsidRPr="00BB0D4D">
              <w:rPr>
                <w:rStyle w:val="SchwacheHervorhebung"/>
              </w:rPr>
              <w:t>Goal:</w:t>
            </w:r>
          </w:p>
        </w:tc>
        <w:tc>
          <w:tcPr>
            <w:tcW w:w="7686" w:type="dxa"/>
          </w:tcPr>
          <w:p w14:paraId="7AA42E49" w14:textId="10754FA5" w:rsidR="00C35E99" w:rsidRPr="00BB0D4D" w:rsidRDefault="00E43F69" w:rsidP="00E43F69">
            <w:pPr>
              <w:jc w:val="left"/>
            </w:pPr>
            <w:r>
              <w:t>Create a new project</w:t>
            </w:r>
          </w:p>
        </w:tc>
      </w:tr>
      <w:tr w:rsidR="00C35E99" w:rsidRPr="00812FA8" w14:paraId="3A9EC34F" w14:textId="77777777" w:rsidTr="006B2113">
        <w:tc>
          <w:tcPr>
            <w:tcW w:w="1526" w:type="dxa"/>
          </w:tcPr>
          <w:p w14:paraId="50EBF4E3" w14:textId="77777777" w:rsidR="00C35E99" w:rsidRPr="00BB0D4D" w:rsidRDefault="00C35E99" w:rsidP="006B2113">
            <w:pPr>
              <w:jc w:val="left"/>
              <w:rPr>
                <w:rStyle w:val="SchwacheHervorhebung"/>
              </w:rPr>
            </w:pPr>
            <w:r w:rsidRPr="00BB0D4D">
              <w:rPr>
                <w:rStyle w:val="SchwacheHervorhebung"/>
              </w:rPr>
              <w:t>Actor:</w:t>
            </w:r>
          </w:p>
        </w:tc>
        <w:tc>
          <w:tcPr>
            <w:tcW w:w="7686" w:type="dxa"/>
          </w:tcPr>
          <w:p w14:paraId="071E909E" w14:textId="3192193B" w:rsidR="00C35E99" w:rsidRPr="00BB0D4D" w:rsidRDefault="00174F0A" w:rsidP="00E34D03">
            <w:pPr>
              <w:jc w:val="left"/>
            </w:pPr>
            <w:r>
              <w:t>Scientist</w:t>
            </w:r>
          </w:p>
        </w:tc>
      </w:tr>
      <w:tr w:rsidR="00C35E99" w:rsidRPr="002B2173" w14:paraId="696AC1EE" w14:textId="77777777" w:rsidTr="006B2113">
        <w:tc>
          <w:tcPr>
            <w:tcW w:w="1526" w:type="dxa"/>
          </w:tcPr>
          <w:p w14:paraId="77B7733B" w14:textId="77777777" w:rsidR="00C35E99" w:rsidRPr="00BB0D4D" w:rsidRDefault="00C35E99" w:rsidP="006B2113">
            <w:pPr>
              <w:jc w:val="left"/>
              <w:rPr>
                <w:rStyle w:val="SchwacheHervorhebung"/>
              </w:rPr>
            </w:pPr>
            <w:r w:rsidRPr="00BB0D4D">
              <w:rPr>
                <w:rStyle w:val="SchwacheHervorhebung"/>
              </w:rPr>
              <w:lastRenderedPageBreak/>
              <w:t>Preconditions:</w:t>
            </w:r>
          </w:p>
        </w:tc>
        <w:tc>
          <w:tcPr>
            <w:tcW w:w="7686" w:type="dxa"/>
          </w:tcPr>
          <w:p w14:paraId="53CC8DDA" w14:textId="40EC2458" w:rsidR="003A7BCE" w:rsidRPr="008D1A2D" w:rsidRDefault="008D1A2D" w:rsidP="008D1A2D">
            <w:pPr>
              <w:jc w:val="left"/>
            </w:pPr>
            <w:r w:rsidRPr="008D1A2D">
              <w:t>The user is signed in</w:t>
            </w:r>
          </w:p>
        </w:tc>
      </w:tr>
      <w:tr w:rsidR="00C35E99" w:rsidRPr="003B3C12" w14:paraId="02A54453" w14:textId="77777777" w:rsidTr="006B2113">
        <w:tc>
          <w:tcPr>
            <w:tcW w:w="1526" w:type="dxa"/>
          </w:tcPr>
          <w:p w14:paraId="3F9EAA37" w14:textId="77777777" w:rsidR="00C35E99" w:rsidRPr="00BB0D4D" w:rsidRDefault="00C35E99" w:rsidP="006B2113">
            <w:pPr>
              <w:jc w:val="left"/>
              <w:rPr>
                <w:rStyle w:val="SchwacheHervorhebung"/>
              </w:rPr>
            </w:pPr>
            <w:r w:rsidRPr="00BB0D4D">
              <w:rPr>
                <w:rStyle w:val="SchwacheHervorhebung"/>
              </w:rPr>
              <w:t>Basic Flow:</w:t>
            </w:r>
          </w:p>
        </w:tc>
        <w:tc>
          <w:tcPr>
            <w:tcW w:w="7686" w:type="dxa"/>
          </w:tcPr>
          <w:p w14:paraId="05D40F1C" w14:textId="554C99A1" w:rsidR="00C35E99" w:rsidRDefault="003B3C12" w:rsidP="00587B0F">
            <w:pPr>
              <w:pStyle w:val="Listenabsatz"/>
              <w:numPr>
                <w:ilvl w:val="0"/>
                <w:numId w:val="32"/>
              </w:numPr>
            </w:pPr>
            <w:r w:rsidRPr="00801292">
              <w:t>Select “New” on the project</w:t>
            </w:r>
            <w:r w:rsidR="000D405F">
              <w:t>s</w:t>
            </w:r>
            <w:r w:rsidRPr="00801292">
              <w:t xml:space="preserve"> page</w:t>
            </w:r>
            <w:r w:rsidR="00C25E10">
              <w:t>.</w:t>
            </w:r>
          </w:p>
          <w:p w14:paraId="19C6F4C5" w14:textId="5F1970C1" w:rsidR="00C673A4" w:rsidRDefault="00925AA2" w:rsidP="00587B0F">
            <w:pPr>
              <w:pStyle w:val="Listenabsatz"/>
              <w:numPr>
                <w:ilvl w:val="0"/>
                <w:numId w:val="32"/>
              </w:numPr>
            </w:pPr>
            <w:r>
              <w:t>A modal dialog is shown</w:t>
            </w:r>
            <w:r w:rsidR="00C673A4">
              <w:t xml:space="preserve"> to enter the</w:t>
            </w:r>
            <w:ins w:id="148" w:author="Christian Flandorfer" w:date="2016-07-20T15:57:00Z">
              <w:r w:rsidR="001D2A8E">
                <w:t xml:space="preserve"> project details</w:t>
              </w:r>
            </w:ins>
            <w:del w:id="149" w:author="Christian Flandorfer" w:date="2016-07-20T15:57:00Z">
              <w:r w:rsidR="00C673A4" w:rsidDel="001D2A8E">
                <w:delText xml:space="preserve"> new project name</w:delText>
              </w:r>
            </w:del>
            <w:r w:rsidR="00C673A4">
              <w:t>.</w:t>
            </w:r>
          </w:p>
          <w:p w14:paraId="70565AB1" w14:textId="76AEABB9" w:rsidR="00801292" w:rsidRDefault="00801292" w:rsidP="00587B0F">
            <w:pPr>
              <w:pStyle w:val="Listenabsatz"/>
              <w:numPr>
                <w:ilvl w:val="0"/>
                <w:numId w:val="32"/>
              </w:numPr>
              <w:rPr>
                <w:ins w:id="150" w:author="Christian Flandorfer" w:date="2016-07-20T15:57:00Z"/>
              </w:rPr>
            </w:pPr>
            <w:r>
              <w:t>Enter name for new project</w:t>
            </w:r>
            <w:r w:rsidR="00C25E10">
              <w:t>.</w:t>
            </w:r>
          </w:p>
          <w:p w14:paraId="6E07798C" w14:textId="77777777" w:rsidR="001D2A8E" w:rsidRDefault="001D2A8E" w:rsidP="00587B0F">
            <w:pPr>
              <w:pStyle w:val="Listenabsatz"/>
              <w:numPr>
                <w:ilvl w:val="0"/>
                <w:numId w:val="32"/>
              </w:numPr>
              <w:rPr>
                <w:ins w:id="151" w:author="Christian Flandorfer" w:date="2016-07-20T15:57:00Z"/>
              </w:rPr>
            </w:pPr>
            <w:ins w:id="152" w:author="Christian Flandorfer" w:date="2016-07-20T15:57:00Z">
              <w:r>
                <w:t>Enter the project priority.</w:t>
              </w:r>
            </w:ins>
          </w:p>
          <w:p w14:paraId="2FCEDD1B" w14:textId="16E9F2D8" w:rsidR="001D2A8E" w:rsidRDefault="001D2A8E" w:rsidP="00587B0F">
            <w:pPr>
              <w:pStyle w:val="Listenabsatz"/>
              <w:numPr>
                <w:ilvl w:val="0"/>
                <w:numId w:val="32"/>
              </w:numPr>
            </w:pPr>
            <w:ins w:id="153" w:author="Christian Flandorfer" w:date="2016-07-20T15:57:00Z">
              <w:r>
                <w:t>Enter the GIT Repository URL</w:t>
              </w:r>
            </w:ins>
          </w:p>
          <w:p w14:paraId="44F4E941" w14:textId="0BAAE910" w:rsidR="00337B35" w:rsidRPr="00801292" w:rsidRDefault="00337B35" w:rsidP="00587B0F">
            <w:pPr>
              <w:pStyle w:val="Listenabsatz"/>
              <w:numPr>
                <w:ilvl w:val="0"/>
                <w:numId w:val="32"/>
              </w:numPr>
            </w:pPr>
            <w:r>
              <w:t>Click “Create”</w:t>
            </w:r>
            <w:r w:rsidR="00FD3234">
              <w:t xml:space="preserve"> to confirm</w:t>
            </w:r>
          </w:p>
        </w:tc>
      </w:tr>
      <w:tr w:rsidR="00C35E99" w:rsidRPr="002B2173" w14:paraId="188B0629" w14:textId="77777777" w:rsidTr="006B2113">
        <w:tc>
          <w:tcPr>
            <w:tcW w:w="1526" w:type="dxa"/>
          </w:tcPr>
          <w:p w14:paraId="193AD23C" w14:textId="2E05285B" w:rsidR="00C35E99" w:rsidRDefault="00C35E99" w:rsidP="006B2113">
            <w:pPr>
              <w:jc w:val="left"/>
              <w:rPr>
                <w:rStyle w:val="SchwacheHervorhebung"/>
              </w:rPr>
            </w:pPr>
            <w:r>
              <w:rPr>
                <w:rStyle w:val="SchwacheHervorhebung"/>
              </w:rPr>
              <w:t>Alternate Flow:</w:t>
            </w:r>
          </w:p>
        </w:tc>
        <w:tc>
          <w:tcPr>
            <w:tcW w:w="7686" w:type="dxa"/>
          </w:tcPr>
          <w:p w14:paraId="6E8083CF" w14:textId="534D833A" w:rsidR="001D2A8E" w:rsidRDefault="001D2A8E" w:rsidP="00E8715C">
            <w:pPr>
              <w:jc w:val="left"/>
              <w:rPr>
                <w:ins w:id="154" w:author="Christian Flandorfer" w:date="2016-07-20T15:57:00Z"/>
              </w:rPr>
            </w:pPr>
            <w:ins w:id="155" w:author="Christian Flandorfer" w:date="2016-07-20T15:57:00Z">
              <w:r>
                <w:t xml:space="preserve">AF5: Create a new </w:t>
              </w:r>
              <w:proofErr w:type="spellStart"/>
              <w:r>
                <w:t>Git</w:t>
              </w:r>
              <w:proofErr w:type="spellEnd"/>
              <w:r>
                <w:t xml:space="preserve"> Project by using the DDMoRe infrastructure</w:t>
              </w:r>
            </w:ins>
          </w:p>
          <w:p w14:paraId="00A0167A" w14:textId="2815FC65" w:rsidR="00C35E99" w:rsidRPr="00C70732" w:rsidRDefault="001D2A8E" w:rsidP="00E8715C">
            <w:pPr>
              <w:jc w:val="left"/>
            </w:pPr>
            <w:ins w:id="156" w:author="Christian Flandorfer" w:date="2016-07-20T15:57:00Z">
              <w:r>
                <w:t xml:space="preserve">AF6: </w:t>
              </w:r>
            </w:ins>
            <w:r w:rsidR="00943438">
              <w:t xml:space="preserve">Cancel creation of new project </w:t>
            </w:r>
            <w:r w:rsidR="00E8715C">
              <w:t>by closing</w:t>
            </w:r>
            <w:r w:rsidR="00943438">
              <w:t xml:space="preserve"> the modal dialog</w:t>
            </w:r>
            <w:r w:rsidR="00E8715C">
              <w:t>.</w:t>
            </w:r>
          </w:p>
        </w:tc>
      </w:tr>
      <w:tr w:rsidR="00C35E99" w:rsidRPr="002B2173" w14:paraId="79186A30" w14:textId="77777777" w:rsidTr="006B2113">
        <w:trPr>
          <w:trHeight w:val="330"/>
        </w:trPr>
        <w:tc>
          <w:tcPr>
            <w:tcW w:w="1526" w:type="dxa"/>
          </w:tcPr>
          <w:p w14:paraId="28782372" w14:textId="77777777" w:rsidR="00C35E99" w:rsidRPr="00BB0D4D" w:rsidRDefault="00C35E99" w:rsidP="006B2113">
            <w:pPr>
              <w:jc w:val="left"/>
              <w:rPr>
                <w:rStyle w:val="SchwacheHervorhebung"/>
              </w:rPr>
            </w:pPr>
            <w:r>
              <w:rPr>
                <w:rStyle w:val="SchwacheHervorhebung"/>
              </w:rPr>
              <w:t>Exceptions:</w:t>
            </w:r>
          </w:p>
        </w:tc>
        <w:tc>
          <w:tcPr>
            <w:tcW w:w="7686" w:type="dxa"/>
          </w:tcPr>
          <w:p w14:paraId="5D9E4D94" w14:textId="717799EB" w:rsidR="00C35E99" w:rsidRDefault="00DD271C" w:rsidP="006B2113">
            <w:pPr>
              <w:jc w:val="left"/>
            </w:pPr>
            <w:r>
              <w:t xml:space="preserve">The </w:t>
            </w:r>
            <w:del w:id="157" w:author="Christian Flandorfer" w:date="2016-07-20T15:58:00Z">
              <w:r w:rsidDel="001D2A8E">
                <w:delText xml:space="preserve">name </w:delText>
              </w:r>
            </w:del>
            <w:ins w:id="158" w:author="Christian Flandorfer" w:date="2016-07-20T15:58:00Z">
              <w:r w:rsidR="001D2A8E">
                <w:t xml:space="preserve">GIT Repository URL </w:t>
              </w:r>
            </w:ins>
            <w:r>
              <w:t xml:space="preserve">of the project is not </w:t>
            </w:r>
            <w:commentRangeStart w:id="159"/>
            <w:r>
              <w:t>unique</w:t>
            </w:r>
            <w:commentRangeEnd w:id="159"/>
            <w:r w:rsidR="00761376">
              <w:rPr>
                <w:rStyle w:val="Kommentarzeichen"/>
              </w:rPr>
              <w:commentReference w:id="159"/>
            </w:r>
            <w:ins w:id="160" w:author="Christian Flandorfer" w:date="2016-07-20T15:58:00Z">
              <w:r w:rsidR="001D2A8E">
                <w:t xml:space="preserve"> over all users</w:t>
              </w:r>
            </w:ins>
            <w:r>
              <w:t>.</w:t>
            </w:r>
          </w:p>
          <w:p w14:paraId="23F49582" w14:textId="42981458" w:rsidR="00DD271C" w:rsidRPr="00DD271C" w:rsidRDefault="00DD271C">
            <w:pPr>
              <w:pStyle w:val="Listenabsatz"/>
              <w:numPr>
                <w:ilvl w:val="0"/>
                <w:numId w:val="33"/>
              </w:numPr>
              <w:jc w:val="left"/>
            </w:pPr>
            <w:r>
              <w:t>An error message will be provided to the user</w:t>
            </w:r>
            <w:r w:rsidR="00080F47">
              <w:t xml:space="preserve"> in the modal dialog</w:t>
            </w:r>
            <w:r>
              <w:t>.</w:t>
            </w:r>
            <w:r w:rsidR="00080F47">
              <w:t xml:space="preserve"> The user can now change the new </w:t>
            </w:r>
            <w:del w:id="161" w:author="Christian Flandorfer" w:date="2016-07-20T15:59:00Z">
              <w:r w:rsidR="00080F47" w:rsidDel="001D2A8E">
                <w:delText>project name</w:delText>
              </w:r>
            </w:del>
            <w:ins w:id="162" w:author="Christian Flandorfer" w:date="2016-07-20T15:59:00Z">
              <w:r w:rsidR="001D2A8E">
                <w:t>GIT Repository URL</w:t>
              </w:r>
            </w:ins>
            <w:r w:rsidR="00080F47">
              <w:t xml:space="preserve"> so the</w:t>
            </w:r>
            <w:del w:id="163" w:author="Christian Flandorfer" w:date="2016-07-20T15:59:00Z">
              <w:r w:rsidR="00080F47" w:rsidDel="001D2A8E">
                <w:delText xml:space="preserve"> </w:delText>
              </w:r>
              <w:commentRangeStart w:id="164"/>
              <w:r w:rsidR="00080F47" w:rsidDel="001D2A8E">
                <w:delText>name</w:delText>
              </w:r>
            </w:del>
            <w:ins w:id="165" w:author="Christian Flandorfer" w:date="2016-07-20T15:59:00Z">
              <w:r w:rsidR="001D2A8E">
                <w:t xml:space="preserve"> it</w:t>
              </w:r>
            </w:ins>
            <w:r w:rsidR="00080F47">
              <w:t xml:space="preserve"> is unique </w:t>
            </w:r>
            <w:commentRangeEnd w:id="164"/>
            <w:r w:rsidR="000D0D9F">
              <w:rPr>
                <w:rStyle w:val="Kommentarzeichen"/>
              </w:rPr>
              <w:commentReference w:id="164"/>
            </w:r>
            <w:r w:rsidR="00080F47">
              <w:t>or close the dialog to cancel new project creation.</w:t>
            </w:r>
          </w:p>
        </w:tc>
      </w:tr>
      <w:tr w:rsidR="00C35E99" w:rsidRPr="002B2173" w14:paraId="212999BB" w14:textId="77777777" w:rsidTr="006B2113">
        <w:tc>
          <w:tcPr>
            <w:tcW w:w="1526" w:type="dxa"/>
          </w:tcPr>
          <w:p w14:paraId="38AEA059" w14:textId="1D131596" w:rsidR="00C35E99" w:rsidRPr="00BB0D4D" w:rsidRDefault="00C35E99" w:rsidP="006B2113">
            <w:pPr>
              <w:jc w:val="left"/>
              <w:rPr>
                <w:rStyle w:val="SchwacheHervorhebung"/>
              </w:rPr>
            </w:pPr>
            <w:r w:rsidRPr="00BB0D4D">
              <w:rPr>
                <w:rStyle w:val="SchwacheHervorhebung"/>
              </w:rPr>
              <w:t>Post Conditions:</w:t>
            </w:r>
          </w:p>
        </w:tc>
        <w:tc>
          <w:tcPr>
            <w:tcW w:w="7686" w:type="dxa"/>
          </w:tcPr>
          <w:p w14:paraId="1E4A3D97" w14:textId="3B3876C2" w:rsidR="004F2B8C" w:rsidRPr="00BB0D4D" w:rsidRDefault="004F2B8C" w:rsidP="00DA5F33">
            <w:pPr>
              <w:jc w:val="left"/>
            </w:pPr>
            <w:r>
              <w:t>The new created project will be shown to</w:t>
            </w:r>
            <w:r w:rsidR="00DA5F33">
              <w:t xml:space="preserve"> edit data.</w:t>
            </w:r>
          </w:p>
        </w:tc>
      </w:tr>
    </w:tbl>
    <w:p w14:paraId="550DA98E" w14:textId="205AF9D7" w:rsidR="00B13746" w:rsidRPr="00DA5801" w:rsidRDefault="00B13746" w:rsidP="00B13746">
      <w:pPr>
        <w:pStyle w:val="berschrift2"/>
      </w:pPr>
      <w:bookmarkStart w:id="166" w:name="_Toc457201349"/>
      <w:r>
        <w:t>UC</w:t>
      </w:r>
      <w:r w:rsidR="0097313F">
        <w:t>3</w:t>
      </w:r>
      <w:r>
        <w:t>– Show own projects</w:t>
      </w:r>
      <w:bookmarkEnd w:id="1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B13746" w:rsidRPr="002B2173" w14:paraId="3D3970E4" w14:textId="77777777" w:rsidTr="002B24FB">
        <w:tc>
          <w:tcPr>
            <w:tcW w:w="1526" w:type="dxa"/>
          </w:tcPr>
          <w:p w14:paraId="082E8155" w14:textId="77777777" w:rsidR="00B13746" w:rsidRPr="00BB0D4D" w:rsidRDefault="00B13746" w:rsidP="002B24FB">
            <w:pPr>
              <w:jc w:val="left"/>
              <w:rPr>
                <w:rStyle w:val="SchwacheHervorhebung"/>
              </w:rPr>
            </w:pPr>
            <w:r w:rsidRPr="00BB0D4D">
              <w:rPr>
                <w:rStyle w:val="SchwacheHervorhebung"/>
              </w:rPr>
              <w:t>Goal:</w:t>
            </w:r>
          </w:p>
        </w:tc>
        <w:tc>
          <w:tcPr>
            <w:tcW w:w="7686" w:type="dxa"/>
          </w:tcPr>
          <w:p w14:paraId="7B245E0F" w14:textId="03EBBE8C" w:rsidR="00B13746" w:rsidRPr="00BB0D4D" w:rsidRDefault="00065699" w:rsidP="00B13746">
            <w:pPr>
              <w:jc w:val="left"/>
            </w:pPr>
            <w:r>
              <w:t>Show all projects where the signed in user is the owner</w:t>
            </w:r>
          </w:p>
        </w:tc>
      </w:tr>
      <w:tr w:rsidR="00B13746" w:rsidRPr="00BB0D4D" w14:paraId="5959182B" w14:textId="77777777" w:rsidTr="002B24FB">
        <w:tc>
          <w:tcPr>
            <w:tcW w:w="1526" w:type="dxa"/>
          </w:tcPr>
          <w:p w14:paraId="5FACB604" w14:textId="77777777" w:rsidR="00B13746" w:rsidRPr="00BB0D4D" w:rsidRDefault="00B13746" w:rsidP="002B24FB">
            <w:pPr>
              <w:jc w:val="left"/>
              <w:rPr>
                <w:rStyle w:val="SchwacheHervorhebung"/>
              </w:rPr>
            </w:pPr>
            <w:r w:rsidRPr="00BB0D4D">
              <w:rPr>
                <w:rStyle w:val="SchwacheHervorhebung"/>
              </w:rPr>
              <w:t>Actor:</w:t>
            </w:r>
          </w:p>
        </w:tc>
        <w:tc>
          <w:tcPr>
            <w:tcW w:w="7686" w:type="dxa"/>
          </w:tcPr>
          <w:p w14:paraId="7FCF9376" w14:textId="77777777" w:rsidR="00B13746" w:rsidRPr="00BB0D4D" w:rsidRDefault="00B13746" w:rsidP="002B24FB">
            <w:pPr>
              <w:jc w:val="left"/>
            </w:pPr>
            <w:r>
              <w:t>Scientist</w:t>
            </w:r>
          </w:p>
        </w:tc>
      </w:tr>
      <w:tr w:rsidR="00B13746" w:rsidRPr="002B2173" w14:paraId="019DE986" w14:textId="77777777" w:rsidTr="002B24FB">
        <w:tc>
          <w:tcPr>
            <w:tcW w:w="1526" w:type="dxa"/>
          </w:tcPr>
          <w:p w14:paraId="4A00FEAA" w14:textId="77777777" w:rsidR="00B13746" w:rsidRPr="00BB0D4D" w:rsidRDefault="00B13746" w:rsidP="002B24FB">
            <w:pPr>
              <w:jc w:val="left"/>
              <w:rPr>
                <w:rStyle w:val="SchwacheHervorhebung"/>
              </w:rPr>
            </w:pPr>
            <w:r w:rsidRPr="00BB0D4D">
              <w:rPr>
                <w:rStyle w:val="SchwacheHervorhebung"/>
              </w:rPr>
              <w:t>Preconditions:</w:t>
            </w:r>
          </w:p>
        </w:tc>
        <w:tc>
          <w:tcPr>
            <w:tcW w:w="7686" w:type="dxa"/>
          </w:tcPr>
          <w:p w14:paraId="23369FD1" w14:textId="01F3C3A4" w:rsidR="00B13746" w:rsidRPr="00391061" w:rsidRDefault="00391061" w:rsidP="00391061">
            <w:pPr>
              <w:jc w:val="left"/>
            </w:pPr>
            <w:r w:rsidRPr="00391061">
              <w:t>The user is signed in</w:t>
            </w:r>
          </w:p>
        </w:tc>
      </w:tr>
      <w:tr w:rsidR="00B13746" w:rsidRPr="002B2173" w14:paraId="7E7D4018" w14:textId="77777777" w:rsidTr="002B24FB">
        <w:tc>
          <w:tcPr>
            <w:tcW w:w="1526" w:type="dxa"/>
          </w:tcPr>
          <w:p w14:paraId="22146FEE" w14:textId="77777777" w:rsidR="00B13746" w:rsidRPr="00BB0D4D" w:rsidRDefault="00B13746" w:rsidP="002B24FB">
            <w:pPr>
              <w:jc w:val="left"/>
              <w:rPr>
                <w:rStyle w:val="SchwacheHervorhebung"/>
              </w:rPr>
            </w:pPr>
            <w:r w:rsidRPr="00BB0D4D">
              <w:rPr>
                <w:rStyle w:val="SchwacheHervorhebung"/>
              </w:rPr>
              <w:t>Basic Flow:</w:t>
            </w:r>
          </w:p>
        </w:tc>
        <w:tc>
          <w:tcPr>
            <w:tcW w:w="7686" w:type="dxa"/>
          </w:tcPr>
          <w:p w14:paraId="3994047F" w14:textId="50CD265F" w:rsidR="00B13746" w:rsidRPr="00741901" w:rsidRDefault="00741901" w:rsidP="00741901">
            <w:pPr>
              <w:jc w:val="left"/>
            </w:pPr>
            <w:r w:rsidRPr="00741901">
              <w:t>Go to the projects page</w:t>
            </w:r>
          </w:p>
        </w:tc>
      </w:tr>
      <w:tr w:rsidR="00B13746" w:rsidRPr="002B2173" w14:paraId="4B9641FC" w14:textId="77777777" w:rsidTr="002B24FB">
        <w:tc>
          <w:tcPr>
            <w:tcW w:w="1526" w:type="dxa"/>
          </w:tcPr>
          <w:p w14:paraId="2610CF42" w14:textId="07BE4690" w:rsidR="00B13746" w:rsidRDefault="00B13746" w:rsidP="002B24FB">
            <w:pPr>
              <w:jc w:val="left"/>
              <w:rPr>
                <w:rStyle w:val="SchwacheHervorhebung"/>
              </w:rPr>
            </w:pPr>
            <w:r>
              <w:rPr>
                <w:rStyle w:val="SchwacheHervorhebung"/>
              </w:rPr>
              <w:t>Alternate Flow:</w:t>
            </w:r>
          </w:p>
        </w:tc>
        <w:tc>
          <w:tcPr>
            <w:tcW w:w="7686" w:type="dxa"/>
          </w:tcPr>
          <w:p w14:paraId="4DB062E0" w14:textId="77777777" w:rsidR="006C4317" w:rsidRDefault="006C4317" w:rsidP="006C4317">
            <w:pPr>
              <w:jc w:val="left"/>
            </w:pPr>
            <w:r>
              <w:t>The user doesn’t have projects assigned.</w:t>
            </w:r>
          </w:p>
          <w:p w14:paraId="0BD37E05" w14:textId="02CE0A8A" w:rsidR="00B13746" w:rsidRPr="006C4317" w:rsidRDefault="006C4317" w:rsidP="00587B0F">
            <w:pPr>
              <w:pStyle w:val="Listenabsatz"/>
              <w:numPr>
                <w:ilvl w:val="0"/>
                <w:numId w:val="38"/>
              </w:numPr>
              <w:jc w:val="left"/>
            </w:pPr>
            <w:r w:rsidRPr="006C4317">
              <w:t>Show information “No Projects found”</w:t>
            </w:r>
          </w:p>
        </w:tc>
      </w:tr>
      <w:tr w:rsidR="00B13746" w:rsidRPr="00F040DA" w14:paraId="68444995" w14:textId="77777777" w:rsidTr="002B24FB">
        <w:tc>
          <w:tcPr>
            <w:tcW w:w="1526" w:type="dxa"/>
          </w:tcPr>
          <w:p w14:paraId="5E6E34EA" w14:textId="78873A0E" w:rsidR="00B13746" w:rsidRPr="00BB0D4D" w:rsidRDefault="00B13746" w:rsidP="002B24FB">
            <w:pPr>
              <w:jc w:val="left"/>
              <w:rPr>
                <w:rStyle w:val="SchwacheHervorhebung"/>
              </w:rPr>
            </w:pPr>
            <w:r>
              <w:rPr>
                <w:rStyle w:val="SchwacheHervorhebung"/>
              </w:rPr>
              <w:t>Exceptions:</w:t>
            </w:r>
          </w:p>
        </w:tc>
        <w:tc>
          <w:tcPr>
            <w:tcW w:w="7686" w:type="dxa"/>
          </w:tcPr>
          <w:p w14:paraId="44F0E314" w14:textId="7BAA0AF5" w:rsidR="00B13746" w:rsidRPr="008A59D5" w:rsidRDefault="006E0C0A" w:rsidP="002B24FB">
            <w:pPr>
              <w:jc w:val="left"/>
            </w:pPr>
            <w:r>
              <w:t>-</w:t>
            </w:r>
          </w:p>
        </w:tc>
      </w:tr>
      <w:tr w:rsidR="00B13746" w:rsidRPr="002B2173" w14:paraId="6969A27C" w14:textId="77777777" w:rsidTr="002B24FB">
        <w:tc>
          <w:tcPr>
            <w:tcW w:w="1526" w:type="dxa"/>
          </w:tcPr>
          <w:p w14:paraId="1EC7D8BC" w14:textId="77777777" w:rsidR="00B13746" w:rsidRPr="00BB0D4D" w:rsidRDefault="00B13746" w:rsidP="002B24FB">
            <w:pPr>
              <w:jc w:val="left"/>
              <w:rPr>
                <w:rStyle w:val="SchwacheHervorhebung"/>
              </w:rPr>
            </w:pPr>
            <w:r w:rsidRPr="00BB0D4D">
              <w:rPr>
                <w:rStyle w:val="SchwacheHervorhebung"/>
              </w:rPr>
              <w:t>Post Conditions:</w:t>
            </w:r>
          </w:p>
        </w:tc>
        <w:tc>
          <w:tcPr>
            <w:tcW w:w="7686" w:type="dxa"/>
          </w:tcPr>
          <w:p w14:paraId="6BDC8B03" w14:textId="77777777" w:rsidR="008A68CC" w:rsidRDefault="008A68CC" w:rsidP="008A68CC">
            <w:pPr>
              <w:jc w:val="left"/>
            </w:pPr>
            <w:r>
              <w:t xml:space="preserve">The application shows a table of all projects. This table has the following </w:t>
            </w:r>
            <w:commentRangeStart w:id="167"/>
            <w:commentRangeStart w:id="168"/>
            <w:r>
              <w:t>data</w:t>
            </w:r>
            <w:commentRangeEnd w:id="167"/>
            <w:r w:rsidR="000D0D9F">
              <w:rPr>
                <w:rStyle w:val="Kommentarzeichen"/>
              </w:rPr>
              <w:commentReference w:id="167"/>
            </w:r>
            <w:commentRangeEnd w:id="168"/>
            <w:r w:rsidR="0063760D">
              <w:rPr>
                <w:rStyle w:val="Kommentarzeichen"/>
              </w:rPr>
              <w:commentReference w:id="168"/>
            </w:r>
            <w:r>
              <w:t>:</w:t>
            </w:r>
          </w:p>
          <w:p w14:paraId="06CDD274" w14:textId="77777777" w:rsidR="008A68CC" w:rsidRDefault="008A68CC" w:rsidP="00B35862">
            <w:pPr>
              <w:pStyle w:val="Listenabsatz"/>
              <w:numPr>
                <w:ilvl w:val="0"/>
                <w:numId w:val="41"/>
              </w:numPr>
              <w:jc w:val="left"/>
              <w:rPr>
                <w:ins w:id="169" w:author="Christian Flandorfer" w:date="2016-07-21T10:21:00Z"/>
              </w:rPr>
            </w:pPr>
            <w:r w:rsidRPr="00B35BB6">
              <w:t>Project Name</w:t>
            </w:r>
          </w:p>
          <w:p w14:paraId="3ACD57D3" w14:textId="00D2313D" w:rsidR="00B35862" w:rsidRPr="00B35862" w:rsidRDefault="00B35862" w:rsidP="006E0C03">
            <w:pPr>
              <w:pStyle w:val="Listenabsatz"/>
              <w:numPr>
                <w:ilvl w:val="0"/>
                <w:numId w:val="41"/>
              </w:numPr>
              <w:spacing w:line="288" w:lineRule="auto"/>
              <w:jc w:val="left"/>
            </w:pPr>
            <w:ins w:id="170" w:author="Christian Flandorfer" w:date="2016-07-21T10:21:00Z">
              <w:r>
                <w:t>Priority</w:t>
              </w:r>
            </w:ins>
          </w:p>
          <w:p w14:paraId="210F4FE2" w14:textId="77777777" w:rsidR="008A68CC" w:rsidRDefault="008A68CC" w:rsidP="00B35862">
            <w:pPr>
              <w:pStyle w:val="Listenabsatz"/>
              <w:numPr>
                <w:ilvl w:val="0"/>
                <w:numId w:val="41"/>
              </w:numPr>
              <w:jc w:val="left"/>
            </w:pPr>
            <w:r>
              <w:t>Project Owner</w:t>
            </w:r>
          </w:p>
          <w:p w14:paraId="63785D3A" w14:textId="19D30DB0" w:rsidR="008A68CC" w:rsidRDefault="008A68CC" w:rsidP="00B35862">
            <w:pPr>
              <w:pStyle w:val="Listenabsatz"/>
              <w:numPr>
                <w:ilvl w:val="0"/>
                <w:numId w:val="41"/>
              </w:numPr>
              <w:jc w:val="left"/>
            </w:pPr>
            <w:r>
              <w:t>Reviewer</w:t>
            </w:r>
            <w:ins w:id="171" w:author="Christian Flandorfer" w:date="2016-07-20T16:01:00Z">
              <w:r w:rsidR="00FE72C1">
                <w:t>s</w:t>
              </w:r>
            </w:ins>
          </w:p>
          <w:p w14:paraId="1B9D68E4" w14:textId="77777777" w:rsidR="008A68CC" w:rsidRDefault="008A68CC" w:rsidP="00B35862">
            <w:pPr>
              <w:pStyle w:val="Listenabsatz"/>
              <w:numPr>
                <w:ilvl w:val="0"/>
                <w:numId w:val="41"/>
              </w:numPr>
              <w:jc w:val="left"/>
            </w:pPr>
            <w:r>
              <w:t>Start date and time</w:t>
            </w:r>
          </w:p>
          <w:p w14:paraId="73D26495" w14:textId="00CDBF1C" w:rsidR="00B13746" w:rsidRPr="008A68CC" w:rsidRDefault="008A68CC" w:rsidP="00B35862">
            <w:pPr>
              <w:pStyle w:val="Listenabsatz"/>
              <w:numPr>
                <w:ilvl w:val="0"/>
                <w:numId w:val="41"/>
              </w:numPr>
              <w:jc w:val="left"/>
            </w:pPr>
            <w:r w:rsidRPr="008A68CC">
              <w:t>End date and time (optional)</w:t>
            </w:r>
          </w:p>
        </w:tc>
      </w:tr>
    </w:tbl>
    <w:p w14:paraId="26DD9B54" w14:textId="0970E7DE" w:rsidR="00DA5801" w:rsidRDefault="00DA5801" w:rsidP="00DA5801">
      <w:pPr>
        <w:pStyle w:val="berschrift2"/>
      </w:pPr>
      <w:bookmarkStart w:id="172" w:name="_Toc457201350"/>
      <w:r w:rsidRPr="00BB0D4D">
        <w:t>UC</w:t>
      </w:r>
      <w:r w:rsidR="0097313F">
        <w:t>4</w:t>
      </w:r>
      <w:r w:rsidRPr="00BB0D4D">
        <w:t xml:space="preserve"> – </w:t>
      </w:r>
      <w:r>
        <w:t>Edit a project</w:t>
      </w:r>
      <w:bookmarkEnd w:id="1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19397F" w:rsidRPr="002B2173" w14:paraId="0C182F4D" w14:textId="77777777" w:rsidTr="002B24FB">
        <w:tc>
          <w:tcPr>
            <w:tcW w:w="1526" w:type="dxa"/>
          </w:tcPr>
          <w:p w14:paraId="570DD0C7" w14:textId="77777777" w:rsidR="0019397F" w:rsidRPr="00BB0D4D" w:rsidRDefault="0019397F" w:rsidP="002B24FB">
            <w:pPr>
              <w:jc w:val="left"/>
              <w:rPr>
                <w:rStyle w:val="SchwacheHervorhebung"/>
              </w:rPr>
            </w:pPr>
            <w:r w:rsidRPr="00BB0D4D">
              <w:rPr>
                <w:rStyle w:val="SchwacheHervorhebung"/>
              </w:rPr>
              <w:t>Goal:</w:t>
            </w:r>
          </w:p>
        </w:tc>
        <w:tc>
          <w:tcPr>
            <w:tcW w:w="7686" w:type="dxa"/>
          </w:tcPr>
          <w:p w14:paraId="480F4007" w14:textId="5C9D4E55" w:rsidR="0019397F" w:rsidRPr="00BB0D4D" w:rsidRDefault="00D1629E" w:rsidP="002B24FB">
            <w:pPr>
              <w:jc w:val="left"/>
            </w:pPr>
            <w:del w:id="173" w:author="Christian Flandorfer" w:date="2016-07-20T16:00:00Z">
              <w:r w:rsidDel="00FE72C1">
                <w:delText>Edit exiting project data</w:delText>
              </w:r>
              <w:r w:rsidR="0006121D" w:rsidDel="00FE72C1">
                <w:delText xml:space="preserve"> or </w:delText>
              </w:r>
              <w:commentRangeStart w:id="174"/>
              <w:r w:rsidR="0006121D" w:rsidDel="00FE72C1">
                <w:delText>assign new project data to an existing project</w:delText>
              </w:r>
              <w:commentRangeEnd w:id="174"/>
              <w:r w:rsidR="005C099B" w:rsidDel="00FE72C1">
                <w:rPr>
                  <w:rStyle w:val="Kommentarzeichen"/>
                </w:rPr>
                <w:commentReference w:id="174"/>
              </w:r>
              <w:r w:rsidR="0006121D" w:rsidDel="00FE72C1">
                <w:delText>.</w:delText>
              </w:r>
            </w:del>
            <w:ins w:id="175" w:author="Christian Flandorfer" w:date="2016-07-20T16:00:00Z">
              <w:r w:rsidR="00FE72C1">
                <w:t>Edit project metadata.</w:t>
              </w:r>
            </w:ins>
          </w:p>
        </w:tc>
      </w:tr>
      <w:tr w:rsidR="0019397F" w:rsidRPr="00BB0D4D" w14:paraId="33E1D3A5" w14:textId="77777777" w:rsidTr="002B24FB">
        <w:tc>
          <w:tcPr>
            <w:tcW w:w="1526" w:type="dxa"/>
          </w:tcPr>
          <w:p w14:paraId="16DB5FE3" w14:textId="77777777" w:rsidR="0019397F" w:rsidRPr="00BB0D4D" w:rsidRDefault="0019397F" w:rsidP="002B24FB">
            <w:pPr>
              <w:jc w:val="left"/>
              <w:rPr>
                <w:rStyle w:val="SchwacheHervorhebung"/>
              </w:rPr>
            </w:pPr>
            <w:r w:rsidRPr="00BB0D4D">
              <w:rPr>
                <w:rStyle w:val="SchwacheHervorhebung"/>
              </w:rPr>
              <w:t>Actor:</w:t>
            </w:r>
          </w:p>
        </w:tc>
        <w:tc>
          <w:tcPr>
            <w:tcW w:w="7686" w:type="dxa"/>
          </w:tcPr>
          <w:p w14:paraId="78FA42CE" w14:textId="51BA1D1B" w:rsidR="0019397F" w:rsidRPr="00BB0D4D" w:rsidRDefault="00E34D03" w:rsidP="002B24FB">
            <w:pPr>
              <w:jc w:val="left"/>
            </w:pPr>
            <w:r>
              <w:t>Scientist</w:t>
            </w:r>
          </w:p>
        </w:tc>
      </w:tr>
      <w:tr w:rsidR="0019397F" w:rsidRPr="002B2173" w14:paraId="2734243D" w14:textId="77777777" w:rsidTr="002B24FB">
        <w:tc>
          <w:tcPr>
            <w:tcW w:w="1526" w:type="dxa"/>
          </w:tcPr>
          <w:p w14:paraId="79812FB0" w14:textId="77777777" w:rsidR="0019397F" w:rsidRPr="00BB0D4D" w:rsidRDefault="0019397F" w:rsidP="002B24FB">
            <w:pPr>
              <w:jc w:val="left"/>
              <w:rPr>
                <w:rStyle w:val="SchwacheHervorhebung"/>
              </w:rPr>
            </w:pPr>
            <w:r w:rsidRPr="00BB0D4D">
              <w:rPr>
                <w:rStyle w:val="SchwacheHervorhebung"/>
              </w:rPr>
              <w:t>Preconditions:</w:t>
            </w:r>
          </w:p>
        </w:tc>
        <w:tc>
          <w:tcPr>
            <w:tcW w:w="7686" w:type="dxa"/>
          </w:tcPr>
          <w:p w14:paraId="6C0F6F77" w14:textId="1BE2EAE9" w:rsidR="0006121D" w:rsidRPr="0006121D" w:rsidRDefault="002D5047" w:rsidP="00E54517">
            <w:pPr>
              <w:jc w:val="left"/>
            </w:pPr>
            <w:r w:rsidRPr="00E54517">
              <w:t xml:space="preserve">The user is </w:t>
            </w:r>
            <w:r w:rsidR="00E54517">
              <w:t>signed</w:t>
            </w:r>
            <w:r w:rsidRPr="00E54517">
              <w:t xml:space="preserve"> in</w:t>
            </w:r>
          </w:p>
        </w:tc>
      </w:tr>
      <w:tr w:rsidR="0019397F" w:rsidRPr="006862D7" w14:paraId="16DA9C4F" w14:textId="77777777" w:rsidTr="002B24FB">
        <w:tc>
          <w:tcPr>
            <w:tcW w:w="1526" w:type="dxa"/>
          </w:tcPr>
          <w:p w14:paraId="165F0351" w14:textId="77777777" w:rsidR="0019397F" w:rsidRPr="00BB0D4D" w:rsidRDefault="0019397F" w:rsidP="002B24FB">
            <w:pPr>
              <w:jc w:val="left"/>
              <w:rPr>
                <w:rStyle w:val="SchwacheHervorhebung"/>
              </w:rPr>
            </w:pPr>
            <w:r w:rsidRPr="00BB0D4D">
              <w:rPr>
                <w:rStyle w:val="SchwacheHervorhebung"/>
              </w:rPr>
              <w:t>Basic Flow:</w:t>
            </w:r>
          </w:p>
        </w:tc>
        <w:tc>
          <w:tcPr>
            <w:tcW w:w="7686" w:type="dxa"/>
          </w:tcPr>
          <w:p w14:paraId="4EF3A25A" w14:textId="77777777" w:rsidR="0019397F" w:rsidRPr="00AA4BD9" w:rsidRDefault="00045616" w:rsidP="00587B0F">
            <w:pPr>
              <w:pStyle w:val="Listenabsatz"/>
              <w:numPr>
                <w:ilvl w:val="0"/>
                <w:numId w:val="35"/>
              </w:numPr>
            </w:pPr>
            <w:r w:rsidRPr="00AA4BD9">
              <w:t>Use Case: “Open Project”</w:t>
            </w:r>
          </w:p>
          <w:p w14:paraId="1AC06E79" w14:textId="77777777" w:rsidR="006862D7" w:rsidRPr="00AA4BD9" w:rsidRDefault="00466127" w:rsidP="00587B0F">
            <w:pPr>
              <w:pStyle w:val="Listenabsatz"/>
              <w:numPr>
                <w:ilvl w:val="0"/>
                <w:numId w:val="35"/>
              </w:numPr>
            </w:pPr>
            <w:r w:rsidRPr="00AA4BD9">
              <w:t xml:space="preserve">Now you can do the following </w:t>
            </w:r>
            <w:commentRangeStart w:id="176"/>
            <w:r w:rsidRPr="00AA4BD9">
              <w:t>actions</w:t>
            </w:r>
            <w:commentRangeEnd w:id="176"/>
            <w:r w:rsidR="005C099B">
              <w:rPr>
                <w:rStyle w:val="Kommentarzeichen"/>
              </w:rPr>
              <w:commentReference w:id="176"/>
            </w:r>
            <w:r w:rsidRPr="00AA4BD9">
              <w:t>:</w:t>
            </w:r>
          </w:p>
          <w:p w14:paraId="2C695C70" w14:textId="77777777" w:rsidR="00466127" w:rsidRDefault="00466127" w:rsidP="00587B0F">
            <w:pPr>
              <w:pStyle w:val="Listenabsatz"/>
              <w:numPr>
                <w:ilvl w:val="1"/>
                <w:numId w:val="34"/>
              </w:numPr>
              <w:rPr>
                <w:ins w:id="177" w:author="Christian Flandorfer" w:date="2016-07-20T15:59:00Z"/>
              </w:rPr>
            </w:pPr>
            <w:commentRangeStart w:id="178"/>
            <w:r>
              <w:t>Edit</w:t>
            </w:r>
            <w:commentRangeEnd w:id="178"/>
            <w:r w:rsidR="00761376">
              <w:rPr>
                <w:rStyle w:val="Kommentarzeichen"/>
              </w:rPr>
              <w:commentReference w:id="178"/>
            </w:r>
            <w:r>
              <w:t xml:space="preserve"> metadata</w:t>
            </w:r>
          </w:p>
          <w:p w14:paraId="1517FB13" w14:textId="1106234D" w:rsidR="00F836C6" w:rsidRDefault="00F836C6" w:rsidP="00587B0F">
            <w:pPr>
              <w:pStyle w:val="Listenabsatz"/>
              <w:numPr>
                <w:ilvl w:val="1"/>
                <w:numId w:val="34"/>
              </w:numPr>
            </w:pPr>
            <w:ins w:id="179" w:author="Christian Flandorfer" w:date="2016-07-20T15:59:00Z">
              <w:r>
                <w:t>Edit the priority</w:t>
              </w:r>
            </w:ins>
          </w:p>
          <w:p w14:paraId="5518BA98" w14:textId="77777777" w:rsidR="00466127" w:rsidRDefault="00466127" w:rsidP="00587B0F">
            <w:pPr>
              <w:pStyle w:val="Listenabsatz"/>
              <w:numPr>
                <w:ilvl w:val="1"/>
                <w:numId w:val="34"/>
              </w:numPr>
            </w:pPr>
            <w:r>
              <w:t>Edit Assumptions</w:t>
            </w:r>
          </w:p>
          <w:p w14:paraId="560EF505" w14:textId="4F1E4F67" w:rsidR="00466127" w:rsidRPr="00045616" w:rsidRDefault="00466127" w:rsidP="00106244">
            <w:pPr>
              <w:pStyle w:val="Listenabsatz"/>
              <w:numPr>
                <w:ilvl w:val="1"/>
                <w:numId w:val="34"/>
              </w:numPr>
            </w:pPr>
            <w:r>
              <w:t>Edit summary</w:t>
            </w:r>
          </w:p>
        </w:tc>
      </w:tr>
      <w:tr w:rsidR="0019397F" w:rsidRPr="002B2173" w14:paraId="324C6558" w14:textId="77777777" w:rsidTr="002B24FB">
        <w:tc>
          <w:tcPr>
            <w:tcW w:w="1526" w:type="dxa"/>
          </w:tcPr>
          <w:p w14:paraId="5BAB2DDB" w14:textId="47DF8E49" w:rsidR="0019397F" w:rsidRDefault="0019397F" w:rsidP="002B24FB">
            <w:pPr>
              <w:jc w:val="left"/>
              <w:rPr>
                <w:rStyle w:val="SchwacheHervorhebung"/>
              </w:rPr>
            </w:pPr>
            <w:r>
              <w:rPr>
                <w:rStyle w:val="SchwacheHervorhebung"/>
              </w:rPr>
              <w:t>Alternate Flow:</w:t>
            </w:r>
          </w:p>
        </w:tc>
        <w:tc>
          <w:tcPr>
            <w:tcW w:w="7686" w:type="dxa"/>
          </w:tcPr>
          <w:p w14:paraId="510B1C60" w14:textId="0CDFA491" w:rsidR="0019397F" w:rsidRPr="00C70732" w:rsidRDefault="00466127" w:rsidP="002B24FB">
            <w:pPr>
              <w:jc w:val="left"/>
            </w:pPr>
            <w:r>
              <w:t>Execute no actions is the same as “Open project”</w:t>
            </w:r>
          </w:p>
        </w:tc>
      </w:tr>
      <w:tr w:rsidR="0019397F" w:rsidRPr="00F040DA" w14:paraId="51E5260D" w14:textId="77777777" w:rsidTr="002B24FB">
        <w:trPr>
          <w:trHeight w:val="330"/>
        </w:trPr>
        <w:tc>
          <w:tcPr>
            <w:tcW w:w="1526" w:type="dxa"/>
          </w:tcPr>
          <w:p w14:paraId="37D8ABF9" w14:textId="77777777" w:rsidR="0019397F" w:rsidRPr="00BB0D4D" w:rsidRDefault="0019397F" w:rsidP="002B24FB">
            <w:pPr>
              <w:jc w:val="left"/>
              <w:rPr>
                <w:rStyle w:val="SchwacheHervorhebung"/>
              </w:rPr>
            </w:pPr>
            <w:r>
              <w:rPr>
                <w:rStyle w:val="SchwacheHervorhebung"/>
              </w:rPr>
              <w:t>Exceptions:</w:t>
            </w:r>
          </w:p>
        </w:tc>
        <w:tc>
          <w:tcPr>
            <w:tcW w:w="7686" w:type="dxa"/>
          </w:tcPr>
          <w:p w14:paraId="0E4A427B" w14:textId="7AB91541" w:rsidR="0019397F" w:rsidRPr="008A59D5" w:rsidRDefault="00466127" w:rsidP="002B24FB">
            <w:pPr>
              <w:jc w:val="left"/>
            </w:pPr>
            <w:r>
              <w:t>-</w:t>
            </w:r>
          </w:p>
        </w:tc>
      </w:tr>
      <w:tr w:rsidR="0019397F" w:rsidRPr="002B2173" w14:paraId="42CB2B2B" w14:textId="77777777" w:rsidTr="002B24FB">
        <w:tc>
          <w:tcPr>
            <w:tcW w:w="1526" w:type="dxa"/>
          </w:tcPr>
          <w:p w14:paraId="5EF1917E" w14:textId="77777777" w:rsidR="0019397F" w:rsidRPr="00BB0D4D" w:rsidRDefault="0019397F" w:rsidP="002B24FB">
            <w:pPr>
              <w:jc w:val="left"/>
              <w:rPr>
                <w:rStyle w:val="SchwacheHervorhebung"/>
              </w:rPr>
            </w:pPr>
            <w:r w:rsidRPr="00BB0D4D">
              <w:rPr>
                <w:rStyle w:val="SchwacheHervorhebung"/>
              </w:rPr>
              <w:t>Post Conditions:</w:t>
            </w:r>
          </w:p>
        </w:tc>
        <w:tc>
          <w:tcPr>
            <w:tcW w:w="7686" w:type="dxa"/>
          </w:tcPr>
          <w:p w14:paraId="746787A1" w14:textId="05A06441" w:rsidR="0019397F" w:rsidRPr="00BB0D4D" w:rsidRDefault="00466127" w:rsidP="002B24FB">
            <w:pPr>
              <w:jc w:val="left"/>
            </w:pPr>
            <w:r>
              <w:t xml:space="preserve">The new data is </w:t>
            </w:r>
            <w:r w:rsidRPr="00466127">
              <w:t>immediately</w:t>
            </w:r>
            <w:r>
              <w:t xml:space="preserve"> shown as part of the </w:t>
            </w:r>
            <w:r w:rsidR="007A4B89">
              <w:t xml:space="preserve">current selected </w:t>
            </w:r>
            <w:r>
              <w:t>project.</w:t>
            </w:r>
          </w:p>
        </w:tc>
      </w:tr>
    </w:tbl>
    <w:p w14:paraId="6B40B955" w14:textId="1AAE9358" w:rsidR="002B64FD" w:rsidRPr="00DA5801" w:rsidRDefault="002B64FD" w:rsidP="002B64FD">
      <w:pPr>
        <w:pStyle w:val="berschrift2"/>
      </w:pPr>
      <w:bookmarkStart w:id="180" w:name="_Toc457201351"/>
      <w:r>
        <w:lastRenderedPageBreak/>
        <w:t>UC</w:t>
      </w:r>
      <w:r w:rsidR="0097313F">
        <w:t>5</w:t>
      </w:r>
      <w:r>
        <w:t xml:space="preserve"> – Show projects</w:t>
      </w:r>
      <w:r w:rsidR="00950772">
        <w:t xml:space="preserve"> by user</w:t>
      </w:r>
      <w:bookmarkEnd w:id="1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2B64FD" w:rsidRPr="002B2173" w14:paraId="47219C55" w14:textId="77777777" w:rsidTr="002B64FD">
        <w:tc>
          <w:tcPr>
            <w:tcW w:w="1526" w:type="dxa"/>
          </w:tcPr>
          <w:p w14:paraId="2A2A13FA" w14:textId="77777777" w:rsidR="002B64FD" w:rsidRPr="00BB0D4D" w:rsidRDefault="002B64FD" w:rsidP="002B64FD">
            <w:pPr>
              <w:jc w:val="left"/>
              <w:rPr>
                <w:rStyle w:val="SchwacheHervorhebung"/>
              </w:rPr>
            </w:pPr>
            <w:r w:rsidRPr="00BB0D4D">
              <w:rPr>
                <w:rStyle w:val="SchwacheHervorhebung"/>
              </w:rPr>
              <w:t>Goal:</w:t>
            </w:r>
          </w:p>
        </w:tc>
        <w:tc>
          <w:tcPr>
            <w:tcW w:w="7686" w:type="dxa"/>
          </w:tcPr>
          <w:p w14:paraId="2B4D14BF" w14:textId="4A6403B6" w:rsidR="002B64FD" w:rsidRPr="00BB0D4D" w:rsidRDefault="002B64FD" w:rsidP="00E2038D">
            <w:pPr>
              <w:jc w:val="left"/>
            </w:pPr>
            <w:r>
              <w:t xml:space="preserve">The </w:t>
            </w:r>
            <w:commentRangeStart w:id="181"/>
            <w:r w:rsidR="00E2038D">
              <w:t>Manager</w:t>
            </w:r>
            <w:commentRangeEnd w:id="181"/>
            <w:r w:rsidR="005C099B">
              <w:rPr>
                <w:rStyle w:val="Kommentarzeichen"/>
              </w:rPr>
              <w:commentReference w:id="181"/>
            </w:r>
            <w:r w:rsidR="00E2038D">
              <w:t xml:space="preserve"> can access projects as readonly for Scientists.</w:t>
            </w:r>
          </w:p>
        </w:tc>
      </w:tr>
      <w:tr w:rsidR="002B64FD" w:rsidRPr="00BB0D4D" w14:paraId="1C9BB4DF" w14:textId="77777777" w:rsidTr="002B64FD">
        <w:tc>
          <w:tcPr>
            <w:tcW w:w="1526" w:type="dxa"/>
          </w:tcPr>
          <w:p w14:paraId="6F774483" w14:textId="77777777" w:rsidR="002B64FD" w:rsidRPr="00BB0D4D" w:rsidRDefault="002B64FD" w:rsidP="002B64FD">
            <w:pPr>
              <w:jc w:val="left"/>
              <w:rPr>
                <w:rStyle w:val="SchwacheHervorhebung"/>
              </w:rPr>
            </w:pPr>
            <w:r w:rsidRPr="00BB0D4D">
              <w:rPr>
                <w:rStyle w:val="SchwacheHervorhebung"/>
              </w:rPr>
              <w:t>Actor:</w:t>
            </w:r>
          </w:p>
        </w:tc>
        <w:tc>
          <w:tcPr>
            <w:tcW w:w="7686" w:type="dxa"/>
          </w:tcPr>
          <w:p w14:paraId="4D8C5B69" w14:textId="36F51509" w:rsidR="002B64FD" w:rsidRPr="00BB0D4D" w:rsidRDefault="00756421" w:rsidP="002B64FD">
            <w:pPr>
              <w:jc w:val="left"/>
            </w:pPr>
            <w:r>
              <w:t>Manager</w:t>
            </w:r>
          </w:p>
        </w:tc>
      </w:tr>
      <w:tr w:rsidR="002B64FD" w:rsidRPr="002B2173" w14:paraId="0502BF83" w14:textId="77777777" w:rsidTr="002B64FD">
        <w:tc>
          <w:tcPr>
            <w:tcW w:w="1526" w:type="dxa"/>
          </w:tcPr>
          <w:p w14:paraId="1C768DCE" w14:textId="77777777" w:rsidR="002B64FD" w:rsidRPr="00BB0D4D" w:rsidRDefault="002B64FD" w:rsidP="002B64FD">
            <w:pPr>
              <w:jc w:val="left"/>
              <w:rPr>
                <w:rStyle w:val="SchwacheHervorhebung"/>
              </w:rPr>
            </w:pPr>
            <w:r w:rsidRPr="00BB0D4D">
              <w:rPr>
                <w:rStyle w:val="SchwacheHervorhebung"/>
              </w:rPr>
              <w:t>Preconditions:</w:t>
            </w:r>
          </w:p>
        </w:tc>
        <w:tc>
          <w:tcPr>
            <w:tcW w:w="7686" w:type="dxa"/>
          </w:tcPr>
          <w:p w14:paraId="0B2AD38F" w14:textId="2F4CEA3C" w:rsidR="002B64FD" w:rsidRPr="00BB0D4D" w:rsidRDefault="003B619F" w:rsidP="004B0D1A">
            <w:pPr>
              <w:jc w:val="left"/>
            </w:pPr>
            <w:r>
              <w:t xml:space="preserve">The user is </w:t>
            </w:r>
            <w:r w:rsidR="004B0D1A">
              <w:t>signed</w:t>
            </w:r>
            <w:r>
              <w:t xml:space="preserve"> in</w:t>
            </w:r>
          </w:p>
        </w:tc>
      </w:tr>
      <w:tr w:rsidR="002B64FD" w:rsidRPr="00CD3953" w14:paraId="612E0599" w14:textId="77777777" w:rsidTr="002B64FD">
        <w:tc>
          <w:tcPr>
            <w:tcW w:w="1526" w:type="dxa"/>
          </w:tcPr>
          <w:p w14:paraId="5579BEA9" w14:textId="77777777" w:rsidR="002B64FD" w:rsidRPr="00BB0D4D" w:rsidRDefault="002B64FD" w:rsidP="002B64FD">
            <w:pPr>
              <w:jc w:val="left"/>
              <w:rPr>
                <w:rStyle w:val="SchwacheHervorhebung"/>
              </w:rPr>
            </w:pPr>
            <w:r w:rsidRPr="00BB0D4D">
              <w:rPr>
                <w:rStyle w:val="SchwacheHervorhebung"/>
              </w:rPr>
              <w:t>Basic Flow:</w:t>
            </w:r>
          </w:p>
        </w:tc>
        <w:tc>
          <w:tcPr>
            <w:tcW w:w="7686" w:type="dxa"/>
          </w:tcPr>
          <w:p w14:paraId="3286A2D1" w14:textId="72210982" w:rsidR="006C4317" w:rsidRDefault="006C4317" w:rsidP="00587B0F">
            <w:pPr>
              <w:pStyle w:val="Listenabsatz"/>
              <w:numPr>
                <w:ilvl w:val="0"/>
                <w:numId w:val="14"/>
              </w:numPr>
              <w:jc w:val="left"/>
            </w:pPr>
            <w:r w:rsidRPr="00741901">
              <w:t>Go to the projects page</w:t>
            </w:r>
          </w:p>
          <w:p w14:paraId="3A942A78" w14:textId="26AD4431" w:rsidR="003B619F" w:rsidRPr="00A848BF" w:rsidRDefault="003B619F" w:rsidP="00587B0F">
            <w:pPr>
              <w:pStyle w:val="Listenabsatz"/>
              <w:numPr>
                <w:ilvl w:val="0"/>
                <w:numId w:val="14"/>
              </w:numPr>
              <w:jc w:val="left"/>
            </w:pPr>
            <w:r w:rsidRPr="006C4317">
              <w:t xml:space="preserve">Select the </w:t>
            </w:r>
            <w:r w:rsidR="004B1208" w:rsidRPr="006C4317">
              <w:t>user</w:t>
            </w:r>
          </w:p>
        </w:tc>
      </w:tr>
      <w:tr w:rsidR="002B64FD" w:rsidRPr="002B2173" w14:paraId="31ECD883" w14:textId="77777777" w:rsidTr="002B64FD">
        <w:tc>
          <w:tcPr>
            <w:tcW w:w="1526" w:type="dxa"/>
          </w:tcPr>
          <w:p w14:paraId="3D99ADC7" w14:textId="787B9621" w:rsidR="002B64FD" w:rsidRDefault="002B64FD" w:rsidP="002B64FD">
            <w:pPr>
              <w:jc w:val="left"/>
              <w:rPr>
                <w:rStyle w:val="SchwacheHervorhebung"/>
              </w:rPr>
            </w:pPr>
            <w:r>
              <w:rPr>
                <w:rStyle w:val="SchwacheHervorhebung"/>
              </w:rPr>
              <w:t>Alternate Flow:</w:t>
            </w:r>
          </w:p>
        </w:tc>
        <w:tc>
          <w:tcPr>
            <w:tcW w:w="7686" w:type="dxa"/>
          </w:tcPr>
          <w:p w14:paraId="133CFF98" w14:textId="626BCB3A" w:rsidR="002B64FD" w:rsidRDefault="003B619F" w:rsidP="002B64FD">
            <w:pPr>
              <w:jc w:val="left"/>
            </w:pPr>
            <w:r>
              <w:t>The user doesn’t have projects assigned.</w:t>
            </w:r>
          </w:p>
          <w:p w14:paraId="4BAC740C" w14:textId="645B7067" w:rsidR="003B619F" w:rsidRPr="003B619F" w:rsidRDefault="003B619F" w:rsidP="00587B0F">
            <w:pPr>
              <w:pStyle w:val="Listenabsatz"/>
              <w:numPr>
                <w:ilvl w:val="0"/>
                <w:numId w:val="12"/>
              </w:numPr>
              <w:jc w:val="left"/>
            </w:pPr>
            <w:r>
              <w:t>Show information “No Projects found”</w:t>
            </w:r>
          </w:p>
        </w:tc>
      </w:tr>
      <w:tr w:rsidR="002B64FD" w:rsidRPr="00F040DA" w14:paraId="4FBDDD53" w14:textId="77777777" w:rsidTr="002B64FD">
        <w:tc>
          <w:tcPr>
            <w:tcW w:w="1526" w:type="dxa"/>
          </w:tcPr>
          <w:p w14:paraId="663ADF7F" w14:textId="26262198" w:rsidR="002B64FD" w:rsidRPr="00BB0D4D" w:rsidRDefault="002B64FD" w:rsidP="002B64FD">
            <w:pPr>
              <w:jc w:val="left"/>
              <w:rPr>
                <w:rStyle w:val="SchwacheHervorhebung"/>
              </w:rPr>
            </w:pPr>
            <w:r>
              <w:rPr>
                <w:rStyle w:val="SchwacheHervorhebung"/>
              </w:rPr>
              <w:t>Exceptions:</w:t>
            </w:r>
          </w:p>
        </w:tc>
        <w:tc>
          <w:tcPr>
            <w:tcW w:w="7686" w:type="dxa"/>
          </w:tcPr>
          <w:p w14:paraId="7B9CF708" w14:textId="1FB4074D" w:rsidR="002B64FD" w:rsidRPr="008A59D5" w:rsidRDefault="000017B5" w:rsidP="002B64FD">
            <w:pPr>
              <w:jc w:val="left"/>
            </w:pPr>
            <w:r>
              <w:t>-</w:t>
            </w:r>
          </w:p>
        </w:tc>
      </w:tr>
      <w:tr w:rsidR="002B64FD" w:rsidRPr="002B2173" w14:paraId="637CFE9E" w14:textId="77777777" w:rsidTr="002B64FD">
        <w:tc>
          <w:tcPr>
            <w:tcW w:w="1526" w:type="dxa"/>
          </w:tcPr>
          <w:p w14:paraId="41E096E3" w14:textId="77777777" w:rsidR="002B64FD" w:rsidRPr="00BB0D4D" w:rsidRDefault="002B64FD" w:rsidP="002B64FD">
            <w:pPr>
              <w:jc w:val="left"/>
              <w:rPr>
                <w:rStyle w:val="SchwacheHervorhebung"/>
              </w:rPr>
            </w:pPr>
            <w:r w:rsidRPr="00BB0D4D">
              <w:rPr>
                <w:rStyle w:val="SchwacheHervorhebung"/>
              </w:rPr>
              <w:t>Post Conditions:</w:t>
            </w:r>
          </w:p>
        </w:tc>
        <w:tc>
          <w:tcPr>
            <w:tcW w:w="7686" w:type="dxa"/>
          </w:tcPr>
          <w:p w14:paraId="17BE20E9" w14:textId="77777777" w:rsidR="008A68CC" w:rsidRDefault="008A68CC" w:rsidP="008A68CC">
            <w:pPr>
              <w:jc w:val="left"/>
            </w:pPr>
            <w:r>
              <w:t xml:space="preserve">The application shows a table of all projects. This table has the following </w:t>
            </w:r>
            <w:commentRangeStart w:id="182"/>
            <w:commentRangeStart w:id="183"/>
            <w:r>
              <w:t>data</w:t>
            </w:r>
            <w:commentRangeEnd w:id="182"/>
            <w:r w:rsidR="005C099B">
              <w:rPr>
                <w:rStyle w:val="Kommentarzeichen"/>
              </w:rPr>
              <w:commentReference w:id="182"/>
            </w:r>
            <w:commentRangeEnd w:id="183"/>
            <w:r w:rsidR="005C099B">
              <w:rPr>
                <w:rStyle w:val="Kommentarzeichen"/>
              </w:rPr>
              <w:commentReference w:id="183"/>
            </w:r>
            <w:r>
              <w:t>:</w:t>
            </w:r>
          </w:p>
          <w:p w14:paraId="7401568B" w14:textId="77777777" w:rsidR="008A68CC" w:rsidRDefault="008A68CC" w:rsidP="00A97EB0">
            <w:pPr>
              <w:pStyle w:val="Listenabsatz"/>
              <w:numPr>
                <w:ilvl w:val="0"/>
                <w:numId w:val="57"/>
              </w:numPr>
              <w:spacing w:line="288" w:lineRule="auto"/>
              <w:jc w:val="left"/>
              <w:rPr>
                <w:ins w:id="184" w:author="Christian Flandorfer" w:date="2016-07-21T09:41:00Z"/>
              </w:rPr>
            </w:pPr>
            <w:r w:rsidRPr="00B35BB6">
              <w:t>Project Name</w:t>
            </w:r>
          </w:p>
          <w:p w14:paraId="18DBCB74" w14:textId="2C98D8FB" w:rsidR="005B2672" w:rsidRDefault="005B2672" w:rsidP="00A97EB0">
            <w:pPr>
              <w:pStyle w:val="Listenabsatz"/>
              <w:numPr>
                <w:ilvl w:val="0"/>
                <w:numId w:val="57"/>
              </w:numPr>
              <w:spacing w:line="288" w:lineRule="auto"/>
              <w:jc w:val="left"/>
            </w:pPr>
            <w:ins w:id="185" w:author="Christian Flandorfer" w:date="2016-07-21T09:41:00Z">
              <w:r>
                <w:t>Priority</w:t>
              </w:r>
            </w:ins>
          </w:p>
          <w:p w14:paraId="726212C5" w14:textId="77777777" w:rsidR="008A68CC" w:rsidRDefault="008A68CC" w:rsidP="00A97EB0">
            <w:pPr>
              <w:pStyle w:val="Listenabsatz"/>
              <w:numPr>
                <w:ilvl w:val="0"/>
                <w:numId w:val="57"/>
              </w:numPr>
              <w:spacing w:line="288" w:lineRule="auto"/>
              <w:jc w:val="left"/>
            </w:pPr>
            <w:r>
              <w:t>Project Owner</w:t>
            </w:r>
          </w:p>
          <w:p w14:paraId="37770E92" w14:textId="0F1C61B8" w:rsidR="008A68CC" w:rsidRDefault="008A68CC" w:rsidP="00A97EB0">
            <w:pPr>
              <w:pStyle w:val="Listenabsatz"/>
              <w:numPr>
                <w:ilvl w:val="0"/>
                <w:numId w:val="57"/>
              </w:numPr>
              <w:spacing w:line="288" w:lineRule="auto"/>
              <w:jc w:val="left"/>
            </w:pPr>
            <w:r>
              <w:t>Reviewer</w:t>
            </w:r>
            <w:ins w:id="186" w:author="Christian Flandorfer" w:date="2016-07-20T16:02:00Z">
              <w:r w:rsidR="00453806">
                <w:t>s</w:t>
              </w:r>
            </w:ins>
          </w:p>
          <w:p w14:paraId="6D76CC61" w14:textId="77777777" w:rsidR="008A68CC" w:rsidRDefault="008A68CC" w:rsidP="00A97EB0">
            <w:pPr>
              <w:pStyle w:val="Listenabsatz"/>
              <w:numPr>
                <w:ilvl w:val="0"/>
                <w:numId w:val="57"/>
              </w:numPr>
              <w:spacing w:line="288" w:lineRule="auto"/>
              <w:jc w:val="left"/>
            </w:pPr>
            <w:r>
              <w:t>Start date and time</w:t>
            </w:r>
          </w:p>
          <w:p w14:paraId="60096538" w14:textId="018BA12C" w:rsidR="002B64FD" w:rsidRPr="008A68CC" w:rsidRDefault="008A68CC" w:rsidP="00A97EB0">
            <w:pPr>
              <w:pStyle w:val="Listenabsatz"/>
              <w:numPr>
                <w:ilvl w:val="0"/>
                <w:numId w:val="57"/>
              </w:numPr>
              <w:jc w:val="left"/>
            </w:pPr>
            <w:r w:rsidRPr="008A68CC">
              <w:t>End date and time (optional)</w:t>
            </w:r>
          </w:p>
        </w:tc>
      </w:tr>
    </w:tbl>
    <w:p w14:paraId="66E501C6" w14:textId="6A60210D" w:rsidR="00994B71" w:rsidRPr="00DA5801" w:rsidRDefault="00994B71" w:rsidP="00994B71">
      <w:pPr>
        <w:pStyle w:val="berschrift2"/>
      </w:pPr>
      <w:bookmarkStart w:id="187" w:name="_Toc457201352"/>
      <w:r>
        <w:t>UC6 – Show projects to review</w:t>
      </w:r>
      <w:bookmarkEnd w:id="18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994B71" w:rsidRPr="002B2173" w14:paraId="05540F47" w14:textId="77777777" w:rsidTr="002A3809">
        <w:tc>
          <w:tcPr>
            <w:tcW w:w="1526" w:type="dxa"/>
          </w:tcPr>
          <w:p w14:paraId="7A81FB0B" w14:textId="77777777" w:rsidR="00994B71" w:rsidRPr="00BB0D4D" w:rsidRDefault="00994B71" w:rsidP="002A3809">
            <w:pPr>
              <w:jc w:val="left"/>
              <w:rPr>
                <w:rStyle w:val="SchwacheHervorhebung"/>
              </w:rPr>
            </w:pPr>
            <w:r w:rsidRPr="00BB0D4D">
              <w:rPr>
                <w:rStyle w:val="SchwacheHervorhebung"/>
              </w:rPr>
              <w:t>Goal:</w:t>
            </w:r>
          </w:p>
        </w:tc>
        <w:tc>
          <w:tcPr>
            <w:tcW w:w="7686" w:type="dxa"/>
          </w:tcPr>
          <w:p w14:paraId="6788C756" w14:textId="4C5210A5" w:rsidR="00994B71" w:rsidRPr="00BB0D4D" w:rsidRDefault="00994B71">
            <w:pPr>
              <w:jc w:val="left"/>
            </w:pPr>
            <w:r>
              <w:t>A user can query all projects which have him assigned as reviewer.</w:t>
            </w:r>
          </w:p>
        </w:tc>
      </w:tr>
      <w:tr w:rsidR="00994B71" w:rsidRPr="00BB0D4D" w14:paraId="790EDF79" w14:textId="77777777" w:rsidTr="002A3809">
        <w:tc>
          <w:tcPr>
            <w:tcW w:w="1526" w:type="dxa"/>
          </w:tcPr>
          <w:p w14:paraId="04DAD2E4" w14:textId="77777777" w:rsidR="00994B71" w:rsidRPr="00BB0D4D" w:rsidRDefault="00994B71" w:rsidP="002A3809">
            <w:pPr>
              <w:jc w:val="left"/>
              <w:rPr>
                <w:rStyle w:val="SchwacheHervorhebung"/>
              </w:rPr>
            </w:pPr>
            <w:r w:rsidRPr="00BB0D4D">
              <w:rPr>
                <w:rStyle w:val="SchwacheHervorhebung"/>
              </w:rPr>
              <w:t>Actor:</w:t>
            </w:r>
          </w:p>
        </w:tc>
        <w:tc>
          <w:tcPr>
            <w:tcW w:w="7686" w:type="dxa"/>
          </w:tcPr>
          <w:p w14:paraId="59D91BDD" w14:textId="7D9CC46E" w:rsidR="00994B71" w:rsidRPr="00BB0D4D" w:rsidRDefault="00994B71" w:rsidP="002A3809">
            <w:pPr>
              <w:jc w:val="left"/>
            </w:pPr>
            <w:r>
              <w:t>User</w:t>
            </w:r>
          </w:p>
        </w:tc>
      </w:tr>
      <w:tr w:rsidR="00994B71" w:rsidRPr="002B2173" w14:paraId="0E4CD100" w14:textId="77777777" w:rsidTr="002A3809">
        <w:tc>
          <w:tcPr>
            <w:tcW w:w="1526" w:type="dxa"/>
          </w:tcPr>
          <w:p w14:paraId="4AA01E44" w14:textId="77777777" w:rsidR="00994B71" w:rsidRPr="00BB0D4D" w:rsidRDefault="00994B71" w:rsidP="002A3809">
            <w:pPr>
              <w:jc w:val="left"/>
              <w:rPr>
                <w:rStyle w:val="SchwacheHervorhebung"/>
              </w:rPr>
            </w:pPr>
            <w:r w:rsidRPr="00BB0D4D">
              <w:rPr>
                <w:rStyle w:val="SchwacheHervorhebung"/>
              </w:rPr>
              <w:t>Preconditions:</w:t>
            </w:r>
          </w:p>
        </w:tc>
        <w:tc>
          <w:tcPr>
            <w:tcW w:w="7686" w:type="dxa"/>
          </w:tcPr>
          <w:p w14:paraId="7BB5F389" w14:textId="77777777" w:rsidR="00994B71" w:rsidRPr="00BB0D4D" w:rsidRDefault="00994B71" w:rsidP="002A3809">
            <w:pPr>
              <w:jc w:val="left"/>
            </w:pPr>
            <w:r>
              <w:t>The user is signed in</w:t>
            </w:r>
          </w:p>
        </w:tc>
      </w:tr>
      <w:tr w:rsidR="00994B71" w:rsidRPr="00CD3953" w14:paraId="217ECE5B" w14:textId="77777777" w:rsidTr="002A3809">
        <w:tc>
          <w:tcPr>
            <w:tcW w:w="1526" w:type="dxa"/>
          </w:tcPr>
          <w:p w14:paraId="33FA94CA" w14:textId="77777777" w:rsidR="00994B71" w:rsidRPr="00BB0D4D" w:rsidRDefault="00994B71" w:rsidP="002A3809">
            <w:pPr>
              <w:jc w:val="left"/>
              <w:rPr>
                <w:rStyle w:val="SchwacheHervorhebung"/>
              </w:rPr>
            </w:pPr>
            <w:r w:rsidRPr="00BB0D4D">
              <w:rPr>
                <w:rStyle w:val="SchwacheHervorhebung"/>
              </w:rPr>
              <w:t>Basic Flow:</w:t>
            </w:r>
          </w:p>
        </w:tc>
        <w:tc>
          <w:tcPr>
            <w:tcW w:w="7686" w:type="dxa"/>
          </w:tcPr>
          <w:p w14:paraId="2F2ACE2B" w14:textId="77777777" w:rsidR="00994B71" w:rsidRDefault="00994B71" w:rsidP="002A3809">
            <w:pPr>
              <w:pStyle w:val="Listenabsatz"/>
              <w:numPr>
                <w:ilvl w:val="0"/>
                <w:numId w:val="14"/>
              </w:numPr>
              <w:jc w:val="left"/>
            </w:pPr>
            <w:r w:rsidRPr="00741901">
              <w:t>Go to the projects page</w:t>
            </w:r>
          </w:p>
          <w:p w14:paraId="183417B9" w14:textId="60712F24" w:rsidR="00994B71" w:rsidRPr="00A848BF" w:rsidRDefault="00994B71">
            <w:pPr>
              <w:pStyle w:val="Listenabsatz"/>
              <w:numPr>
                <w:ilvl w:val="0"/>
                <w:numId w:val="14"/>
              </w:numPr>
              <w:jc w:val="left"/>
            </w:pPr>
            <w:r>
              <w:t>Select “Review Projects”</w:t>
            </w:r>
          </w:p>
        </w:tc>
      </w:tr>
      <w:tr w:rsidR="00994B71" w:rsidRPr="002B2173" w14:paraId="7E779D7B" w14:textId="77777777" w:rsidTr="002A3809">
        <w:tc>
          <w:tcPr>
            <w:tcW w:w="1526" w:type="dxa"/>
          </w:tcPr>
          <w:p w14:paraId="18BF2ABD" w14:textId="77777777" w:rsidR="00994B71" w:rsidRDefault="00994B71" w:rsidP="002A3809">
            <w:pPr>
              <w:jc w:val="left"/>
              <w:rPr>
                <w:rStyle w:val="SchwacheHervorhebung"/>
              </w:rPr>
            </w:pPr>
            <w:r>
              <w:rPr>
                <w:rStyle w:val="SchwacheHervorhebung"/>
              </w:rPr>
              <w:t>Alternate Flow:</w:t>
            </w:r>
          </w:p>
        </w:tc>
        <w:tc>
          <w:tcPr>
            <w:tcW w:w="7686" w:type="dxa"/>
          </w:tcPr>
          <w:p w14:paraId="78D7588B" w14:textId="77777777" w:rsidR="00994B71" w:rsidRDefault="00994B71" w:rsidP="002A3809">
            <w:pPr>
              <w:jc w:val="left"/>
            </w:pPr>
            <w:r>
              <w:t>The user doesn’t have projects assigned.</w:t>
            </w:r>
          </w:p>
          <w:p w14:paraId="786CBC10" w14:textId="77777777" w:rsidR="00994B71" w:rsidRPr="003B619F" w:rsidRDefault="00994B71" w:rsidP="002A3809">
            <w:pPr>
              <w:pStyle w:val="Listenabsatz"/>
              <w:numPr>
                <w:ilvl w:val="0"/>
                <w:numId w:val="12"/>
              </w:numPr>
              <w:jc w:val="left"/>
            </w:pPr>
            <w:r>
              <w:t>Show information “No Projects found”</w:t>
            </w:r>
          </w:p>
        </w:tc>
      </w:tr>
      <w:tr w:rsidR="00994B71" w:rsidRPr="00F040DA" w14:paraId="217E47E2" w14:textId="77777777" w:rsidTr="002A3809">
        <w:tc>
          <w:tcPr>
            <w:tcW w:w="1526" w:type="dxa"/>
          </w:tcPr>
          <w:p w14:paraId="4DE178A2" w14:textId="77777777" w:rsidR="00994B71" w:rsidRPr="00BB0D4D" w:rsidRDefault="00994B71" w:rsidP="002A3809">
            <w:pPr>
              <w:jc w:val="left"/>
              <w:rPr>
                <w:rStyle w:val="SchwacheHervorhebung"/>
              </w:rPr>
            </w:pPr>
            <w:r>
              <w:rPr>
                <w:rStyle w:val="SchwacheHervorhebung"/>
              </w:rPr>
              <w:t>Exceptions:</w:t>
            </w:r>
          </w:p>
        </w:tc>
        <w:tc>
          <w:tcPr>
            <w:tcW w:w="7686" w:type="dxa"/>
          </w:tcPr>
          <w:p w14:paraId="5DDDCFEB" w14:textId="77777777" w:rsidR="00994B71" w:rsidRPr="008A59D5" w:rsidRDefault="00994B71" w:rsidP="002A3809">
            <w:pPr>
              <w:jc w:val="left"/>
            </w:pPr>
            <w:r>
              <w:t>-</w:t>
            </w:r>
          </w:p>
        </w:tc>
      </w:tr>
      <w:tr w:rsidR="00994B71" w:rsidRPr="002B2173" w14:paraId="728F367A" w14:textId="77777777" w:rsidTr="002A3809">
        <w:tc>
          <w:tcPr>
            <w:tcW w:w="1526" w:type="dxa"/>
          </w:tcPr>
          <w:p w14:paraId="049876F5" w14:textId="77777777" w:rsidR="00994B71" w:rsidRPr="00BB0D4D" w:rsidRDefault="00994B71" w:rsidP="002A3809">
            <w:pPr>
              <w:jc w:val="left"/>
              <w:rPr>
                <w:rStyle w:val="SchwacheHervorhebung"/>
              </w:rPr>
            </w:pPr>
            <w:r w:rsidRPr="00BB0D4D">
              <w:rPr>
                <w:rStyle w:val="SchwacheHervorhebung"/>
              </w:rPr>
              <w:t>Post Conditions:</w:t>
            </w:r>
          </w:p>
        </w:tc>
        <w:tc>
          <w:tcPr>
            <w:tcW w:w="7686" w:type="dxa"/>
          </w:tcPr>
          <w:p w14:paraId="68183DEA" w14:textId="77777777" w:rsidR="00994B71" w:rsidRDefault="00994B71" w:rsidP="002A3809">
            <w:pPr>
              <w:jc w:val="left"/>
            </w:pPr>
            <w:r>
              <w:t xml:space="preserve">The application shows a table of all projects. This table has the following </w:t>
            </w:r>
            <w:commentRangeStart w:id="188"/>
            <w:commentRangeStart w:id="189"/>
            <w:commentRangeStart w:id="190"/>
            <w:r>
              <w:t>data</w:t>
            </w:r>
            <w:commentRangeEnd w:id="188"/>
            <w:r>
              <w:rPr>
                <w:rStyle w:val="Kommentarzeichen"/>
              </w:rPr>
              <w:commentReference w:id="188"/>
            </w:r>
            <w:commentRangeEnd w:id="189"/>
            <w:r>
              <w:rPr>
                <w:rStyle w:val="Kommentarzeichen"/>
              </w:rPr>
              <w:commentReference w:id="189"/>
            </w:r>
            <w:commentRangeEnd w:id="190"/>
            <w:r w:rsidR="00500A43">
              <w:rPr>
                <w:rStyle w:val="Kommentarzeichen"/>
              </w:rPr>
              <w:commentReference w:id="190"/>
            </w:r>
            <w:r>
              <w:t>:</w:t>
            </w:r>
          </w:p>
          <w:p w14:paraId="050C1A98" w14:textId="77777777" w:rsidR="00994B71" w:rsidRDefault="00994B71" w:rsidP="002A3809">
            <w:pPr>
              <w:pStyle w:val="Listenabsatz"/>
              <w:numPr>
                <w:ilvl w:val="0"/>
                <w:numId w:val="57"/>
              </w:numPr>
              <w:spacing w:line="288" w:lineRule="auto"/>
              <w:jc w:val="left"/>
            </w:pPr>
            <w:r w:rsidRPr="00B35BB6">
              <w:t>Project Name</w:t>
            </w:r>
          </w:p>
          <w:p w14:paraId="3C64F1DD" w14:textId="77777777" w:rsidR="00994B71" w:rsidRDefault="00994B71" w:rsidP="002A3809">
            <w:pPr>
              <w:pStyle w:val="Listenabsatz"/>
              <w:numPr>
                <w:ilvl w:val="0"/>
                <w:numId w:val="57"/>
              </w:numPr>
              <w:spacing w:line="288" w:lineRule="auto"/>
              <w:jc w:val="left"/>
            </w:pPr>
            <w:r>
              <w:t>Project Owner</w:t>
            </w:r>
          </w:p>
          <w:p w14:paraId="079F916B" w14:textId="77777777" w:rsidR="00994B71" w:rsidRDefault="00994B71" w:rsidP="002A3809">
            <w:pPr>
              <w:pStyle w:val="Listenabsatz"/>
              <w:numPr>
                <w:ilvl w:val="0"/>
                <w:numId w:val="57"/>
              </w:numPr>
              <w:spacing w:line="288" w:lineRule="auto"/>
              <w:jc w:val="left"/>
            </w:pPr>
            <w:r>
              <w:t>Reviewers</w:t>
            </w:r>
          </w:p>
          <w:p w14:paraId="0F9A5917" w14:textId="77777777" w:rsidR="00994B71" w:rsidRDefault="00994B71" w:rsidP="002A3809">
            <w:pPr>
              <w:pStyle w:val="Listenabsatz"/>
              <w:numPr>
                <w:ilvl w:val="0"/>
                <w:numId w:val="57"/>
              </w:numPr>
              <w:spacing w:line="288" w:lineRule="auto"/>
              <w:jc w:val="left"/>
            </w:pPr>
            <w:r>
              <w:t>Start date and time</w:t>
            </w:r>
          </w:p>
          <w:p w14:paraId="2F588912" w14:textId="77777777" w:rsidR="00994B71" w:rsidRPr="008A68CC" w:rsidRDefault="00994B71" w:rsidP="002A3809">
            <w:pPr>
              <w:pStyle w:val="Listenabsatz"/>
              <w:numPr>
                <w:ilvl w:val="0"/>
                <w:numId w:val="57"/>
              </w:numPr>
              <w:jc w:val="left"/>
            </w:pPr>
            <w:r w:rsidRPr="008A68CC">
              <w:t>End date and time (optional)</w:t>
            </w:r>
          </w:p>
        </w:tc>
      </w:tr>
    </w:tbl>
    <w:p w14:paraId="35982051" w14:textId="32ADEFE1" w:rsidR="00DB2267" w:rsidRPr="00DB2267" w:rsidRDefault="003B619F" w:rsidP="003B619F">
      <w:pPr>
        <w:pStyle w:val="berschrift2"/>
      </w:pPr>
      <w:bookmarkStart w:id="191" w:name="_Toc457201353"/>
      <w:r>
        <w:t>UC</w:t>
      </w:r>
      <w:r w:rsidR="00457A6B">
        <w:t>7</w:t>
      </w:r>
      <w:r>
        <w:t xml:space="preserve"> – Open Project</w:t>
      </w:r>
      <w:bookmarkEnd w:id="19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875"/>
        <w:gridCol w:w="7413"/>
      </w:tblGrid>
      <w:tr w:rsidR="003B619F" w:rsidRPr="002B2173" w14:paraId="162D6C98" w14:textId="77777777" w:rsidTr="002B24FB">
        <w:tc>
          <w:tcPr>
            <w:tcW w:w="1526" w:type="dxa"/>
          </w:tcPr>
          <w:p w14:paraId="42158BA7" w14:textId="77777777" w:rsidR="003B619F" w:rsidRPr="00BB0D4D" w:rsidRDefault="003B619F" w:rsidP="002B24FB">
            <w:pPr>
              <w:jc w:val="left"/>
              <w:rPr>
                <w:rStyle w:val="SchwacheHervorhebung"/>
              </w:rPr>
            </w:pPr>
            <w:r w:rsidRPr="00BB0D4D">
              <w:rPr>
                <w:rStyle w:val="SchwacheHervorhebung"/>
              </w:rPr>
              <w:t>Goal:</w:t>
            </w:r>
          </w:p>
        </w:tc>
        <w:tc>
          <w:tcPr>
            <w:tcW w:w="7686" w:type="dxa"/>
          </w:tcPr>
          <w:p w14:paraId="4F9B5C36" w14:textId="45CAEF0B" w:rsidR="003B619F" w:rsidRPr="00BB0D4D" w:rsidRDefault="00091DFB" w:rsidP="00091DFB">
            <w:pPr>
              <w:jc w:val="left"/>
            </w:pPr>
            <w:r>
              <w:t>A user can open</w:t>
            </w:r>
            <w:r w:rsidR="003B619F">
              <w:t xml:space="preserve"> a project</w:t>
            </w:r>
            <w:r>
              <w:t xml:space="preserve"> to</w:t>
            </w:r>
            <w:r w:rsidR="003B619F">
              <w:t xml:space="preserve"> see </w:t>
            </w:r>
            <w:r>
              <w:t>all assigned data.</w:t>
            </w:r>
          </w:p>
        </w:tc>
      </w:tr>
      <w:tr w:rsidR="003B619F" w:rsidRPr="00BB0D4D" w14:paraId="53B9BFD8" w14:textId="77777777" w:rsidTr="002B24FB">
        <w:tc>
          <w:tcPr>
            <w:tcW w:w="1526" w:type="dxa"/>
          </w:tcPr>
          <w:p w14:paraId="67ABC90D" w14:textId="77777777" w:rsidR="003B619F" w:rsidRPr="00BB0D4D" w:rsidRDefault="003B619F" w:rsidP="002B24FB">
            <w:pPr>
              <w:jc w:val="left"/>
              <w:rPr>
                <w:rStyle w:val="SchwacheHervorhebung"/>
              </w:rPr>
            </w:pPr>
            <w:commentRangeStart w:id="192"/>
            <w:commentRangeStart w:id="193"/>
            <w:r w:rsidRPr="00BB0D4D">
              <w:rPr>
                <w:rStyle w:val="SchwacheHervorhebung"/>
              </w:rPr>
              <w:t>Actor</w:t>
            </w:r>
            <w:commentRangeEnd w:id="192"/>
            <w:r w:rsidR="006E76B3">
              <w:rPr>
                <w:rStyle w:val="Kommentarzeichen"/>
              </w:rPr>
              <w:commentReference w:id="192"/>
            </w:r>
            <w:commentRangeEnd w:id="193"/>
            <w:r w:rsidR="007121EC">
              <w:rPr>
                <w:rStyle w:val="Kommentarzeichen"/>
              </w:rPr>
              <w:commentReference w:id="193"/>
            </w:r>
            <w:r w:rsidRPr="00BB0D4D">
              <w:rPr>
                <w:rStyle w:val="SchwacheHervorhebung"/>
              </w:rPr>
              <w:t>:</w:t>
            </w:r>
          </w:p>
        </w:tc>
        <w:tc>
          <w:tcPr>
            <w:tcW w:w="7686" w:type="dxa"/>
          </w:tcPr>
          <w:p w14:paraId="444CDCA7" w14:textId="30DEB0B5" w:rsidR="003B619F" w:rsidRPr="00BB0D4D" w:rsidRDefault="00500A43" w:rsidP="002B24FB">
            <w:pPr>
              <w:jc w:val="left"/>
            </w:pPr>
            <w:r>
              <w:t>User</w:t>
            </w:r>
          </w:p>
        </w:tc>
      </w:tr>
      <w:tr w:rsidR="003B619F" w:rsidRPr="002B2173" w14:paraId="1A58D7E0" w14:textId="77777777" w:rsidTr="002B24FB">
        <w:tc>
          <w:tcPr>
            <w:tcW w:w="1526" w:type="dxa"/>
          </w:tcPr>
          <w:p w14:paraId="18019EC2" w14:textId="77777777" w:rsidR="003B619F" w:rsidRPr="00BB0D4D" w:rsidRDefault="003B619F" w:rsidP="002B24FB">
            <w:pPr>
              <w:jc w:val="left"/>
              <w:rPr>
                <w:rStyle w:val="SchwacheHervorhebung"/>
              </w:rPr>
            </w:pPr>
            <w:r w:rsidRPr="00BB0D4D">
              <w:rPr>
                <w:rStyle w:val="SchwacheHervorhebung"/>
              </w:rPr>
              <w:t>Preconditions:</w:t>
            </w:r>
          </w:p>
        </w:tc>
        <w:tc>
          <w:tcPr>
            <w:tcW w:w="7686" w:type="dxa"/>
          </w:tcPr>
          <w:p w14:paraId="1134316D" w14:textId="77777777" w:rsidR="003B619F" w:rsidRPr="00BB0D4D" w:rsidRDefault="003B619F" w:rsidP="002B24FB">
            <w:pPr>
              <w:jc w:val="left"/>
            </w:pPr>
            <w:r>
              <w:t>The user is logged in</w:t>
            </w:r>
          </w:p>
        </w:tc>
      </w:tr>
      <w:tr w:rsidR="003B619F" w:rsidRPr="0070658F" w14:paraId="5B5F79ED" w14:textId="77777777" w:rsidTr="002B24FB">
        <w:tc>
          <w:tcPr>
            <w:tcW w:w="1526" w:type="dxa"/>
          </w:tcPr>
          <w:p w14:paraId="5D5E6578" w14:textId="77777777" w:rsidR="003B619F" w:rsidRPr="00BB0D4D" w:rsidRDefault="003B619F" w:rsidP="002B24FB">
            <w:pPr>
              <w:jc w:val="left"/>
              <w:rPr>
                <w:rStyle w:val="SchwacheHervorhebung"/>
              </w:rPr>
            </w:pPr>
            <w:r w:rsidRPr="00BB0D4D">
              <w:rPr>
                <w:rStyle w:val="SchwacheHervorhebung"/>
              </w:rPr>
              <w:t>Basic Flow:</w:t>
            </w:r>
          </w:p>
        </w:tc>
        <w:tc>
          <w:tcPr>
            <w:tcW w:w="7686" w:type="dxa"/>
          </w:tcPr>
          <w:p w14:paraId="49ACC14F" w14:textId="77777777" w:rsidR="00E268A8" w:rsidRDefault="0070658F" w:rsidP="00587B0F">
            <w:pPr>
              <w:pStyle w:val="Listenabsatz"/>
              <w:numPr>
                <w:ilvl w:val="0"/>
                <w:numId w:val="13"/>
              </w:numPr>
            </w:pPr>
            <w:r w:rsidRPr="00741901">
              <w:t>Go to the projects page</w:t>
            </w:r>
          </w:p>
          <w:p w14:paraId="23464F5D" w14:textId="0380D51C" w:rsidR="0070658F" w:rsidRPr="00353ED4" w:rsidRDefault="0070658F" w:rsidP="00587B0F">
            <w:pPr>
              <w:pStyle w:val="Listenabsatz"/>
              <w:numPr>
                <w:ilvl w:val="0"/>
                <w:numId w:val="13"/>
              </w:numPr>
            </w:pPr>
            <w:r>
              <w:t>Select a project</w:t>
            </w:r>
          </w:p>
        </w:tc>
      </w:tr>
      <w:tr w:rsidR="003B619F" w:rsidRPr="00F040DA" w14:paraId="38A74CAB" w14:textId="77777777" w:rsidTr="002B24FB">
        <w:tc>
          <w:tcPr>
            <w:tcW w:w="1526" w:type="dxa"/>
          </w:tcPr>
          <w:p w14:paraId="28ECD664" w14:textId="77777777" w:rsidR="003B619F" w:rsidRPr="00BB0D4D" w:rsidRDefault="003B619F" w:rsidP="002B24FB">
            <w:pPr>
              <w:jc w:val="left"/>
              <w:rPr>
                <w:rStyle w:val="SchwacheHervorhebung"/>
              </w:rPr>
            </w:pPr>
            <w:r>
              <w:rPr>
                <w:rStyle w:val="SchwacheHervorhebung"/>
              </w:rPr>
              <w:t>Exceptions:</w:t>
            </w:r>
          </w:p>
        </w:tc>
        <w:tc>
          <w:tcPr>
            <w:tcW w:w="7686" w:type="dxa"/>
          </w:tcPr>
          <w:p w14:paraId="20E97E84" w14:textId="7B030491" w:rsidR="003B619F" w:rsidRPr="008A59D5" w:rsidRDefault="00B61269" w:rsidP="002B24FB">
            <w:pPr>
              <w:jc w:val="left"/>
            </w:pPr>
            <w:r>
              <w:t>-</w:t>
            </w:r>
          </w:p>
        </w:tc>
      </w:tr>
      <w:tr w:rsidR="003B619F" w:rsidRPr="002B2173" w14:paraId="20F0712A" w14:textId="77777777" w:rsidTr="002B24FB">
        <w:tc>
          <w:tcPr>
            <w:tcW w:w="1526" w:type="dxa"/>
          </w:tcPr>
          <w:p w14:paraId="0535173D" w14:textId="77777777" w:rsidR="003B619F" w:rsidRPr="00BB0D4D" w:rsidRDefault="003B619F" w:rsidP="002B24FB">
            <w:pPr>
              <w:jc w:val="left"/>
              <w:rPr>
                <w:rStyle w:val="SchwacheHervorhebung"/>
              </w:rPr>
            </w:pPr>
            <w:r w:rsidRPr="00BB0D4D">
              <w:rPr>
                <w:rStyle w:val="SchwacheHervorhebung"/>
              </w:rPr>
              <w:t>Post Conditions:</w:t>
            </w:r>
          </w:p>
        </w:tc>
        <w:tc>
          <w:tcPr>
            <w:tcW w:w="7686" w:type="dxa"/>
          </w:tcPr>
          <w:p w14:paraId="60C92DD7" w14:textId="574BF672" w:rsidR="00B35BB6" w:rsidRPr="00B35BB6" w:rsidRDefault="003B619F" w:rsidP="003046C4">
            <w:pPr>
              <w:jc w:val="left"/>
            </w:pPr>
            <w:r>
              <w:t xml:space="preserve">The </w:t>
            </w:r>
            <w:r w:rsidR="00E34549">
              <w:t>application shows</w:t>
            </w:r>
            <w:r w:rsidR="003046C4">
              <w:t xml:space="preserve"> a project data on the page.</w:t>
            </w:r>
          </w:p>
        </w:tc>
      </w:tr>
    </w:tbl>
    <w:p w14:paraId="1A6F0998" w14:textId="55D85045" w:rsidR="00353ED4" w:rsidRPr="00DA5801" w:rsidRDefault="00353ED4" w:rsidP="00353ED4">
      <w:pPr>
        <w:pStyle w:val="berschrift2"/>
      </w:pPr>
      <w:bookmarkStart w:id="194" w:name="_Toc457201354"/>
      <w:r>
        <w:lastRenderedPageBreak/>
        <w:t>UC</w:t>
      </w:r>
      <w:r w:rsidR="00457A6B">
        <w:t>8</w:t>
      </w:r>
      <w:r>
        <w:t xml:space="preserve"> – Create Assumption</w:t>
      </w:r>
      <w:bookmarkEnd w:id="1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353ED4" w:rsidRPr="002B2173" w14:paraId="3E3501BF" w14:textId="77777777" w:rsidTr="002B24FB">
        <w:tc>
          <w:tcPr>
            <w:tcW w:w="1526" w:type="dxa"/>
          </w:tcPr>
          <w:p w14:paraId="30CFC936" w14:textId="77777777" w:rsidR="00353ED4" w:rsidRPr="00BB0D4D" w:rsidRDefault="00353ED4" w:rsidP="002B24FB">
            <w:pPr>
              <w:jc w:val="left"/>
              <w:rPr>
                <w:rStyle w:val="SchwacheHervorhebung"/>
              </w:rPr>
            </w:pPr>
            <w:r w:rsidRPr="00BB0D4D">
              <w:rPr>
                <w:rStyle w:val="SchwacheHervorhebung"/>
              </w:rPr>
              <w:t>Goal:</w:t>
            </w:r>
          </w:p>
        </w:tc>
        <w:tc>
          <w:tcPr>
            <w:tcW w:w="7686" w:type="dxa"/>
          </w:tcPr>
          <w:p w14:paraId="2E66F0EA" w14:textId="4796CE3D" w:rsidR="00353ED4" w:rsidRPr="00BB0D4D" w:rsidRDefault="00353ED4" w:rsidP="002B24FB">
            <w:pPr>
              <w:jc w:val="left"/>
            </w:pPr>
            <w:r>
              <w:t>The scientist can create one to many assumptions for entities</w:t>
            </w:r>
          </w:p>
        </w:tc>
      </w:tr>
      <w:tr w:rsidR="00353ED4" w:rsidRPr="00BB0D4D" w14:paraId="062E55EA" w14:textId="77777777" w:rsidTr="002B24FB">
        <w:tc>
          <w:tcPr>
            <w:tcW w:w="1526" w:type="dxa"/>
          </w:tcPr>
          <w:p w14:paraId="1290D3D5" w14:textId="77777777" w:rsidR="00353ED4" w:rsidRPr="00BB0D4D" w:rsidRDefault="00353ED4" w:rsidP="002B24FB">
            <w:pPr>
              <w:jc w:val="left"/>
              <w:rPr>
                <w:rStyle w:val="SchwacheHervorhebung"/>
              </w:rPr>
            </w:pPr>
            <w:r w:rsidRPr="00BB0D4D">
              <w:rPr>
                <w:rStyle w:val="SchwacheHervorhebung"/>
              </w:rPr>
              <w:t>Actor:</w:t>
            </w:r>
          </w:p>
        </w:tc>
        <w:tc>
          <w:tcPr>
            <w:tcW w:w="7686" w:type="dxa"/>
          </w:tcPr>
          <w:p w14:paraId="591B44E1" w14:textId="187C4F7A" w:rsidR="00353ED4" w:rsidRPr="00BB0D4D" w:rsidRDefault="00353ED4" w:rsidP="002B24FB">
            <w:pPr>
              <w:jc w:val="left"/>
            </w:pPr>
            <w:r>
              <w:t>Scientist</w:t>
            </w:r>
          </w:p>
        </w:tc>
      </w:tr>
      <w:tr w:rsidR="00353ED4" w:rsidRPr="002B2173" w14:paraId="336883B2" w14:textId="77777777" w:rsidTr="002B24FB">
        <w:tc>
          <w:tcPr>
            <w:tcW w:w="1526" w:type="dxa"/>
          </w:tcPr>
          <w:p w14:paraId="3AA2B43F" w14:textId="77777777" w:rsidR="00353ED4" w:rsidRPr="00BB0D4D" w:rsidRDefault="00353ED4" w:rsidP="002B24FB">
            <w:pPr>
              <w:jc w:val="left"/>
              <w:rPr>
                <w:rStyle w:val="SchwacheHervorhebung"/>
              </w:rPr>
            </w:pPr>
            <w:r w:rsidRPr="00BB0D4D">
              <w:rPr>
                <w:rStyle w:val="SchwacheHervorhebung"/>
              </w:rPr>
              <w:t>Preconditions:</w:t>
            </w:r>
          </w:p>
        </w:tc>
        <w:tc>
          <w:tcPr>
            <w:tcW w:w="7686" w:type="dxa"/>
          </w:tcPr>
          <w:p w14:paraId="0EE99E3F" w14:textId="12D28108" w:rsidR="00353ED4" w:rsidRPr="00BB0D4D" w:rsidRDefault="00353ED4" w:rsidP="0090523B">
            <w:pPr>
              <w:jc w:val="left"/>
            </w:pPr>
            <w:r>
              <w:t xml:space="preserve">The user is </w:t>
            </w:r>
            <w:r w:rsidR="0090523B">
              <w:t>signed</w:t>
            </w:r>
            <w:r>
              <w:t xml:space="preserve"> in and is the owner of the selected project</w:t>
            </w:r>
          </w:p>
        </w:tc>
      </w:tr>
      <w:tr w:rsidR="00353ED4" w:rsidRPr="0067047E" w14:paraId="20D8648F" w14:textId="77777777" w:rsidTr="002B24FB">
        <w:tc>
          <w:tcPr>
            <w:tcW w:w="1526" w:type="dxa"/>
          </w:tcPr>
          <w:p w14:paraId="4B910EF7" w14:textId="77777777" w:rsidR="00353ED4" w:rsidRPr="00BB0D4D" w:rsidRDefault="00353ED4" w:rsidP="002B24FB">
            <w:pPr>
              <w:jc w:val="left"/>
              <w:rPr>
                <w:rStyle w:val="SchwacheHervorhebung"/>
              </w:rPr>
            </w:pPr>
            <w:r w:rsidRPr="00BB0D4D">
              <w:rPr>
                <w:rStyle w:val="SchwacheHervorhebung"/>
              </w:rPr>
              <w:t>Basic Flow:</w:t>
            </w:r>
          </w:p>
        </w:tc>
        <w:tc>
          <w:tcPr>
            <w:tcW w:w="7686" w:type="dxa"/>
          </w:tcPr>
          <w:p w14:paraId="0F28BDB6" w14:textId="0E8CE9F5" w:rsidR="00353ED4" w:rsidRDefault="00353ED4" w:rsidP="00587B0F">
            <w:pPr>
              <w:pStyle w:val="Listenabsatz"/>
              <w:numPr>
                <w:ilvl w:val="0"/>
                <w:numId w:val="15"/>
              </w:numPr>
              <w:jc w:val="left"/>
            </w:pPr>
            <w:r>
              <w:t>Create a</w:t>
            </w:r>
            <w:r w:rsidR="00CD371C">
              <w:t>n</w:t>
            </w:r>
            <w:r>
              <w:t xml:space="preserve"> Assumption</w:t>
            </w:r>
          </w:p>
          <w:p w14:paraId="359BFCF3" w14:textId="77777777" w:rsidR="00353ED4" w:rsidRDefault="00353ED4" w:rsidP="00587B0F">
            <w:pPr>
              <w:pStyle w:val="Listenabsatz"/>
              <w:numPr>
                <w:ilvl w:val="1"/>
                <w:numId w:val="15"/>
              </w:numPr>
            </w:pPr>
            <w:r>
              <w:t xml:space="preserve">Type </w:t>
            </w:r>
          </w:p>
          <w:p w14:paraId="3C43BC56" w14:textId="77777777" w:rsidR="00353ED4" w:rsidRDefault="00353ED4" w:rsidP="00587B0F">
            <w:pPr>
              <w:pStyle w:val="Listenabsatz"/>
              <w:numPr>
                <w:ilvl w:val="1"/>
                <w:numId w:val="15"/>
              </w:numPr>
            </w:pPr>
            <w:r>
              <w:t>Body</w:t>
            </w:r>
          </w:p>
          <w:p w14:paraId="0D9D02B7" w14:textId="77777777" w:rsidR="00353ED4" w:rsidRDefault="00353ED4" w:rsidP="00587B0F">
            <w:pPr>
              <w:pStyle w:val="Listenabsatz"/>
              <w:numPr>
                <w:ilvl w:val="1"/>
                <w:numId w:val="15"/>
              </w:numPr>
            </w:pPr>
            <w:r>
              <w:t>Justification</w:t>
            </w:r>
          </w:p>
          <w:p w14:paraId="5B7DE74B" w14:textId="77777777" w:rsidR="00353ED4" w:rsidRDefault="00353ED4" w:rsidP="00587B0F">
            <w:pPr>
              <w:pStyle w:val="Listenabsatz"/>
              <w:numPr>
                <w:ilvl w:val="1"/>
                <w:numId w:val="15"/>
              </w:numPr>
            </w:pPr>
            <w:r>
              <w:t>Established</w:t>
            </w:r>
          </w:p>
          <w:p w14:paraId="081F06A9" w14:textId="77777777" w:rsidR="00353ED4" w:rsidRDefault="00353ED4" w:rsidP="00587B0F">
            <w:pPr>
              <w:pStyle w:val="Listenabsatz"/>
              <w:numPr>
                <w:ilvl w:val="1"/>
                <w:numId w:val="15"/>
              </w:numPr>
            </w:pPr>
            <w:r>
              <w:t>Testable</w:t>
            </w:r>
          </w:p>
          <w:p w14:paraId="294F2FC7" w14:textId="102A2DF6" w:rsidR="00353ED4" w:rsidRDefault="00353ED4" w:rsidP="00587B0F">
            <w:pPr>
              <w:pStyle w:val="Listenabsatz"/>
              <w:numPr>
                <w:ilvl w:val="1"/>
                <w:numId w:val="15"/>
              </w:numPr>
            </w:pPr>
            <w:r>
              <w:t>Test</w:t>
            </w:r>
            <w:r w:rsidR="008A727A">
              <w:t xml:space="preserve"> </w:t>
            </w:r>
            <w:r>
              <w:t>Approach</w:t>
            </w:r>
          </w:p>
          <w:p w14:paraId="77C64DCA" w14:textId="3D32026B" w:rsidR="00353ED4" w:rsidRDefault="00353ED4" w:rsidP="00587B0F">
            <w:pPr>
              <w:pStyle w:val="Listenabsatz"/>
              <w:numPr>
                <w:ilvl w:val="1"/>
                <w:numId w:val="15"/>
              </w:numPr>
            </w:pPr>
            <w:r>
              <w:t>Test</w:t>
            </w:r>
            <w:r w:rsidR="008A727A">
              <w:t xml:space="preserve"> </w:t>
            </w:r>
            <w:r>
              <w:t>Outcome</w:t>
            </w:r>
          </w:p>
          <w:p w14:paraId="2F386070" w14:textId="3D8B92ED" w:rsidR="00353ED4" w:rsidRPr="00353ED4" w:rsidRDefault="00353ED4" w:rsidP="00587B0F">
            <w:pPr>
              <w:pStyle w:val="Listenabsatz"/>
              <w:numPr>
                <w:ilvl w:val="0"/>
                <w:numId w:val="15"/>
              </w:numPr>
            </w:pPr>
            <w:r>
              <w:t>Save the assumption</w:t>
            </w:r>
          </w:p>
        </w:tc>
      </w:tr>
      <w:tr w:rsidR="00353ED4" w:rsidRPr="00F040DA" w14:paraId="6EAAAC50" w14:textId="77777777" w:rsidTr="002B24FB">
        <w:tc>
          <w:tcPr>
            <w:tcW w:w="1526" w:type="dxa"/>
          </w:tcPr>
          <w:p w14:paraId="28967A72" w14:textId="4C1A816D" w:rsidR="00353ED4" w:rsidRDefault="00353ED4" w:rsidP="002B24FB">
            <w:pPr>
              <w:jc w:val="left"/>
              <w:rPr>
                <w:rStyle w:val="SchwacheHervorhebung"/>
              </w:rPr>
            </w:pPr>
            <w:r>
              <w:rPr>
                <w:rStyle w:val="SchwacheHervorhebung"/>
              </w:rPr>
              <w:t>Alternate Flow:</w:t>
            </w:r>
          </w:p>
        </w:tc>
        <w:tc>
          <w:tcPr>
            <w:tcW w:w="7686" w:type="dxa"/>
          </w:tcPr>
          <w:p w14:paraId="2FE43F9B" w14:textId="33E94913" w:rsidR="00353ED4" w:rsidRDefault="00353ED4" w:rsidP="002B24FB">
            <w:pPr>
              <w:jc w:val="left"/>
            </w:pPr>
            <w:r>
              <w:t>Cancel save</w:t>
            </w:r>
          </w:p>
          <w:p w14:paraId="6268EF21" w14:textId="5EA02F00" w:rsidR="00353ED4" w:rsidRPr="003B619F" w:rsidRDefault="00353ED4" w:rsidP="00587B0F">
            <w:pPr>
              <w:pStyle w:val="Listenabsatz"/>
              <w:numPr>
                <w:ilvl w:val="0"/>
                <w:numId w:val="16"/>
              </w:numPr>
              <w:jc w:val="left"/>
            </w:pPr>
            <w:r>
              <w:t>Changes are discarded</w:t>
            </w:r>
          </w:p>
        </w:tc>
      </w:tr>
      <w:tr w:rsidR="00353ED4" w:rsidRPr="00F040DA" w14:paraId="760219FA" w14:textId="77777777" w:rsidTr="00353ED4">
        <w:trPr>
          <w:trHeight w:val="330"/>
        </w:trPr>
        <w:tc>
          <w:tcPr>
            <w:tcW w:w="1526" w:type="dxa"/>
          </w:tcPr>
          <w:p w14:paraId="24A16569" w14:textId="77777777" w:rsidR="00353ED4" w:rsidRPr="00BB0D4D" w:rsidRDefault="00353ED4" w:rsidP="002B24FB">
            <w:pPr>
              <w:jc w:val="left"/>
              <w:rPr>
                <w:rStyle w:val="SchwacheHervorhebung"/>
              </w:rPr>
            </w:pPr>
            <w:r>
              <w:rPr>
                <w:rStyle w:val="SchwacheHervorhebung"/>
              </w:rPr>
              <w:t>Exceptions:</w:t>
            </w:r>
          </w:p>
        </w:tc>
        <w:tc>
          <w:tcPr>
            <w:tcW w:w="7686" w:type="dxa"/>
          </w:tcPr>
          <w:p w14:paraId="5EBC39CB" w14:textId="7EB1F841" w:rsidR="00353ED4" w:rsidRPr="008A59D5" w:rsidRDefault="00360AEE" w:rsidP="002B24FB">
            <w:pPr>
              <w:jc w:val="left"/>
            </w:pPr>
            <w:r>
              <w:t>-</w:t>
            </w:r>
          </w:p>
        </w:tc>
      </w:tr>
      <w:tr w:rsidR="00353ED4" w:rsidRPr="002B2173" w14:paraId="2788755D" w14:textId="77777777" w:rsidTr="002B24FB">
        <w:tc>
          <w:tcPr>
            <w:tcW w:w="1526" w:type="dxa"/>
          </w:tcPr>
          <w:p w14:paraId="49AB87FA" w14:textId="77777777" w:rsidR="00353ED4" w:rsidRPr="00BB0D4D" w:rsidRDefault="00353ED4" w:rsidP="002B24FB">
            <w:pPr>
              <w:jc w:val="left"/>
              <w:rPr>
                <w:rStyle w:val="SchwacheHervorhebung"/>
              </w:rPr>
            </w:pPr>
            <w:r w:rsidRPr="00BB0D4D">
              <w:rPr>
                <w:rStyle w:val="SchwacheHervorhebung"/>
              </w:rPr>
              <w:t>Post Conditions:</w:t>
            </w:r>
          </w:p>
        </w:tc>
        <w:tc>
          <w:tcPr>
            <w:tcW w:w="7686" w:type="dxa"/>
          </w:tcPr>
          <w:p w14:paraId="548C5AE9" w14:textId="09ABD364" w:rsidR="00353ED4" w:rsidRPr="00BB0D4D" w:rsidRDefault="00353ED4" w:rsidP="002B24FB">
            <w:pPr>
              <w:jc w:val="left"/>
            </w:pPr>
            <w:r>
              <w:t>A file that contains the assumptions is created and visualized in the project detail page</w:t>
            </w:r>
            <w:r w:rsidR="000119F2">
              <w:t>.</w:t>
            </w:r>
            <w:r w:rsidR="00100F5C">
              <w:t xml:space="preserve"> The new data is </w:t>
            </w:r>
            <w:r w:rsidR="00100F5C" w:rsidRPr="00466127">
              <w:t>immediately</w:t>
            </w:r>
            <w:r w:rsidR="00100F5C">
              <w:t xml:space="preserve"> shown as part of the current selected project.</w:t>
            </w:r>
          </w:p>
        </w:tc>
      </w:tr>
    </w:tbl>
    <w:p w14:paraId="4BE4DA1D" w14:textId="6A2DEB8A" w:rsidR="00CD371C" w:rsidRPr="00DA5801" w:rsidRDefault="00CD371C" w:rsidP="00CD371C">
      <w:pPr>
        <w:pStyle w:val="berschrift2"/>
      </w:pPr>
      <w:bookmarkStart w:id="195" w:name="_Toc457201355"/>
      <w:r>
        <w:t>UC</w:t>
      </w:r>
      <w:r w:rsidR="00457A6B">
        <w:t>9</w:t>
      </w:r>
      <w:r>
        <w:t xml:space="preserve"> – Modify Assumption</w:t>
      </w:r>
      <w:bookmarkEnd w:id="19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CD371C" w:rsidRPr="002B2173" w14:paraId="531D2D15" w14:textId="77777777" w:rsidTr="002B24FB">
        <w:tc>
          <w:tcPr>
            <w:tcW w:w="1526" w:type="dxa"/>
          </w:tcPr>
          <w:p w14:paraId="25907024" w14:textId="77777777" w:rsidR="00CD371C" w:rsidRPr="00BB0D4D" w:rsidRDefault="00CD371C" w:rsidP="002B24FB">
            <w:pPr>
              <w:jc w:val="left"/>
              <w:rPr>
                <w:rStyle w:val="SchwacheHervorhebung"/>
              </w:rPr>
            </w:pPr>
            <w:r w:rsidRPr="00BB0D4D">
              <w:rPr>
                <w:rStyle w:val="SchwacheHervorhebung"/>
              </w:rPr>
              <w:t>Goal:</w:t>
            </w:r>
          </w:p>
        </w:tc>
        <w:tc>
          <w:tcPr>
            <w:tcW w:w="7686" w:type="dxa"/>
          </w:tcPr>
          <w:p w14:paraId="312AD43E" w14:textId="4D533742" w:rsidR="00CD371C" w:rsidRPr="00BB0D4D" w:rsidRDefault="00CD371C" w:rsidP="00CD371C">
            <w:pPr>
              <w:jc w:val="left"/>
            </w:pPr>
            <w:r>
              <w:t>The scientist can modify an existing assumption</w:t>
            </w:r>
          </w:p>
        </w:tc>
      </w:tr>
      <w:tr w:rsidR="00CD371C" w:rsidRPr="00BB0D4D" w14:paraId="2DB66A31" w14:textId="77777777" w:rsidTr="002B24FB">
        <w:tc>
          <w:tcPr>
            <w:tcW w:w="1526" w:type="dxa"/>
          </w:tcPr>
          <w:p w14:paraId="21576150" w14:textId="77777777" w:rsidR="00CD371C" w:rsidRPr="00BB0D4D" w:rsidRDefault="00CD371C" w:rsidP="002B24FB">
            <w:pPr>
              <w:jc w:val="left"/>
              <w:rPr>
                <w:rStyle w:val="SchwacheHervorhebung"/>
              </w:rPr>
            </w:pPr>
            <w:r w:rsidRPr="00BB0D4D">
              <w:rPr>
                <w:rStyle w:val="SchwacheHervorhebung"/>
              </w:rPr>
              <w:t>Actor:</w:t>
            </w:r>
          </w:p>
        </w:tc>
        <w:tc>
          <w:tcPr>
            <w:tcW w:w="7686" w:type="dxa"/>
          </w:tcPr>
          <w:p w14:paraId="303CF602" w14:textId="77777777" w:rsidR="00CD371C" w:rsidRPr="00BB0D4D" w:rsidRDefault="00CD371C" w:rsidP="002B24FB">
            <w:pPr>
              <w:jc w:val="left"/>
            </w:pPr>
            <w:r>
              <w:t>Scientist</w:t>
            </w:r>
          </w:p>
        </w:tc>
      </w:tr>
      <w:tr w:rsidR="00CD371C" w:rsidRPr="002B2173" w14:paraId="58E3D30F" w14:textId="77777777" w:rsidTr="002B24FB">
        <w:tc>
          <w:tcPr>
            <w:tcW w:w="1526" w:type="dxa"/>
          </w:tcPr>
          <w:p w14:paraId="4A14ADDF" w14:textId="77777777" w:rsidR="00CD371C" w:rsidRPr="00BB0D4D" w:rsidRDefault="00CD371C" w:rsidP="002B24FB">
            <w:pPr>
              <w:jc w:val="left"/>
              <w:rPr>
                <w:rStyle w:val="SchwacheHervorhebung"/>
              </w:rPr>
            </w:pPr>
            <w:r w:rsidRPr="00BB0D4D">
              <w:rPr>
                <w:rStyle w:val="SchwacheHervorhebung"/>
              </w:rPr>
              <w:t>Preconditions:</w:t>
            </w:r>
          </w:p>
        </w:tc>
        <w:tc>
          <w:tcPr>
            <w:tcW w:w="7686" w:type="dxa"/>
          </w:tcPr>
          <w:p w14:paraId="165F1636" w14:textId="77777777" w:rsidR="00CD371C" w:rsidRPr="00BB0D4D" w:rsidRDefault="00CD371C" w:rsidP="002B24FB">
            <w:pPr>
              <w:jc w:val="left"/>
            </w:pPr>
            <w:r>
              <w:t>The user is logged in and is the owner of the selected project</w:t>
            </w:r>
          </w:p>
        </w:tc>
      </w:tr>
      <w:tr w:rsidR="00CD371C" w:rsidRPr="0067047E" w14:paraId="05867CB2" w14:textId="77777777" w:rsidTr="002B24FB">
        <w:tc>
          <w:tcPr>
            <w:tcW w:w="1526" w:type="dxa"/>
          </w:tcPr>
          <w:p w14:paraId="3724BE31" w14:textId="77777777" w:rsidR="00CD371C" w:rsidRPr="00BB0D4D" w:rsidRDefault="00CD371C" w:rsidP="002B24FB">
            <w:pPr>
              <w:jc w:val="left"/>
              <w:rPr>
                <w:rStyle w:val="SchwacheHervorhebung"/>
              </w:rPr>
            </w:pPr>
            <w:r w:rsidRPr="00BB0D4D">
              <w:rPr>
                <w:rStyle w:val="SchwacheHervorhebung"/>
              </w:rPr>
              <w:t>Basic Flow:</w:t>
            </w:r>
          </w:p>
        </w:tc>
        <w:tc>
          <w:tcPr>
            <w:tcW w:w="7686" w:type="dxa"/>
          </w:tcPr>
          <w:p w14:paraId="1D28940A" w14:textId="5BD2144A" w:rsidR="00CD371C" w:rsidRDefault="00CD371C" w:rsidP="00587B0F">
            <w:pPr>
              <w:pStyle w:val="Listenabsatz"/>
              <w:numPr>
                <w:ilvl w:val="0"/>
                <w:numId w:val="17"/>
              </w:numPr>
              <w:jc w:val="left"/>
            </w:pPr>
            <w:r>
              <w:t>Select an Assumption. Change on or many Attributes of the assumption</w:t>
            </w:r>
          </w:p>
          <w:p w14:paraId="38C4075E" w14:textId="77777777" w:rsidR="00CD371C" w:rsidRDefault="00CD371C" w:rsidP="00587B0F">
            <w:pPr>
              <w:pStyle w:val="Listenabsatz"/>
              <w:numPr>
                <w:ilvl w:val="1"/>
                <w:numId w:val="17"/>
              </w:numPr>
            </w:pPr>
            <w:r>
              <w:t xml:space="preserve">Type </w:t>
            </w:r>
          </w:p>
          <w:p w14:paraId="535B82C7" w14:textId="77777777" w:rsidR="00CD371C" w:rsidRDefault="00CD371C" w:rsidP="00587B0F">
            <w:pPr>
              <w:pStyle w:val="Listenabsatz"/>
              <w:numPr>
                <w:ilvl w:val="1"/>
                <w:numId w:val="17"/>
              </w:numPr>
            </w:pPr>
            <w:r>
              <w:t>Body</w:t>
            </w:r>
          </w:p>
          <w:p w14:paraId="78B50021" w14:textId="77777777" w:rsidR="00CD371C" w:rsidRDefault="00CD371C" w:rsidP="00587B0F">
            <w:pPr>
              <w:pStyle w:val="Listenabsatz"/>
              <w:numPr>
                <w:ilvl w:val="1"/>
                <w:numId w:val="17"/>
              </w:numPr>
            </w:pPr>
            <w:r>
              <w:t>Justification</w:t>
            </w:r>
          </w:p>
          <w:p w14:paraId="52D2EB26" w14:textId="77777777" w:rsidR="00CD371C" w:rsidRDefault="00CD371C" w:rsidP="00587B0F">
            <w:pPr>
              <w:pStyle w:val="Listenabsatz"/>
              <w:numPr>
                <w:ilvl w:val="1"/>
                <w:numId w:val="17"/>
              </w:numPr>
            </w:pPr>
            <w:r>
              <w:t>Established</w:t>
            </w:r>
          </w:p>
          <w:p w14:paraId="0093DFB5" w14:textId="77777777" w:rsidR="00CD371C" w:rsidRDefault="00CD371C" w:rsidP="00587B0F">
            <w:pPr>
              <w:pStyle w:val="Listenabsatz"/>
              <w:numPr>
                <w:ilvl w:val="1"/>
                <w:numId w:val="17"/>
              </w:numPr>
            </w:pPr>
            <w:r>
              <w:t>Testable</w:t>
            </w:r>
          </w:p>
          <w:p w14:paraId="43F9E07F" w14:textId="011F1D84" w:rsidR="00CD371C" w:rsidRDefault="00CD371C" w:rsidP="00587B0F">
            <w:pPr>
              <w:pStyle w:val="Listenabsatz"/>
              <w:numPr>
                <w:ilvl w:val="1"/>
                <w:numId w:val="17"/>
              </w:numPr>
            </w:pPr>
            <w:r>
              <w:t>Test</w:t>
            </w:r>
            <w:r w:rsidR="004D42F9">
              <w:t xml:space="preserve"> </w:t>
            </w:r>
            <w:r>
              <w:t>Approach</w:t>
            </w:r>
          </w:p>
          <w:p w14:paraId="64263563" w14:textId="21BBFA64" w:rsidR="00CD371C" w:rsidRDefault="00CD371C" w:rsidP="00587B0F">
            <w:pPr>
              <w:pStyle w:val="Listenabsatz"/>
              <w:numPr>
                <w:ilvl w:val="1"/>
                <w:numId w:val="17"/>
              </w:numPr>
            </w:pPr>
            <w:r>
              <w:t>Test</w:t>
            </w:r>
            <w:r w:rsidR="004D42F9">
              <w:t xml:space="preserve"> </w:t>
            </w:r>
            <w:r>
              <w:t>Outcome</w:t>
            </w:r>
          </w:p>
          <w:p w14:paraId="759C3ABE" w14:textId="5CEFDB64" w:rsidR="00CD371C" w:rsidRPr="00353ED4" w:rsidRDefault="00CD371C" w:rsidP="00587B0F">
            <w:pPr>
              <w:pStyle w:val="Listenabsatz"/>
              <w:numPr>
                <w:ilvl w:val="0"/>
                <w:numId w:val="17"/>
              </w:numPr>
            </w:pPr>
            <w:r>
              <w:t>Save the assumption</w:t>
            </w:r>
          </w:p>
        </w:tc>
      </w:tr>
      <w:tr w:rsidR="00CD371C" w:rsidRPr="00F040DA" w14:paraId="36D969BE" w14:textId="77777777" w:rsidTr="002B24FB">
        <w:tc>
          <w:tcPr>
            <w:tcW w:w="1526" w:type="dxa"/>
          </w:tcPr>
          <w:p w14:paraId="136A5AE9" w14:textId="77777777" w:rsidR="00CD371C" w:rsidRDefault="00CD371C" w:rsidP="002B24FB">
            <w:pPr>
              <w:jc w:val="left"/>
              <w:rPr>
                <w:rStyle w:val="SchwacheHervorhebung"/>
              </w:rPr>
            </w:pPr>
            <w:r>
              <w:rPr>
                <w:rStyle w:val="SchwacheHervorhebung"/>
              </w:rPr>
              <w:t>Alternate Flow:</w:t>
            </w:r>
          </w:p>
        </w:tc>
        <w:tc>
          <w:tcPr>
            <w:tcW w:w="7686" w:type="dxa"/>
          </w:tcPr>
          <w:p w14:paraId="722E507E" w14:textId="78C082C3" w:rsidR="00CD371C" w:rsidRDefault="00CD371C" w:rsidP="002B24FB">
            <w:pPr>
              <w:jc w:val="left"/>
            </w:pPr>
            <w:r>
              <w:t>Cancel save</w:t>
            </w:r>
          </w:p>
          <w:p w14:paraId="75D2E649" w14:textId="77777777" w:rsidR="00CD371C" w:rsidRPr="003B619F" w:rsidRDefault="00CD371C" w:rsidP="00587B0F">
            <w:pPr>
              <w:pStyle w:val="Listenabsatz"/>
              <w:numPr>
                <w:ilvl w:val="0"/>
                <w:numId w:val="18"/>
              </w:numPr>
              <w:jc w:val="left"/>
            </w:pPr>
            <w:r>
              <w:t>Changes are discarded</w:t>
            </w:r>
          </w:p>
        </w:tc>
      </w:tr>
      <w:tr w:rsidR="00CD371C" w:rsidRPr="00F040DA" w14:paraId="44B6EE54" w14:textId="77777777" w:rsidTr="002B24FB">
        <w:trPr>
          <w:trHeight w:val="330"/>
        </w:trPr>
        <w:tc>
          <w:tcPr>
            <w:tcW w:w="1526" w:type="dxa"/>
          </w:tcPr>
          <w:p w14:paraId="4DBA752A" w14:textId="77777777" w:rsidR="00CD371C" w:rsidRPr="00BB0D4D" w:rsidRDefault="00CD371C" w:rsidP="002B24FB">
            <w:pPr>
              <w:jc w:val="left"/>
              <w:rPr>
                <w:rStyle w:val="SchwacheHervorhebung"/>
              </w:rPr>
            </w:pPr>
            <w:r>
              <w:rPr>
                <w:rStyle w:val="SchwacheHervorhebung"/>
              </w:rPr>
              <w:t>Exceptions:</w:t>
            </w:r>
          </w:p>
        </w:tc>
        <w:tc>
          <w:tcPr>
            <w:tcW w:w="7686" w:type="dxa"/>
          </w:tcPr>
          <w:p w14:paraId="052DAF9E" w14:textId="0C656136" w:rsidR="00CD371C" w:rsidRPr="008A59D5" w:rsidRDefault="004D42F9" w:rsidP="002B24FB">
            <w:pPr>
              <w:jc w:val="left"/>
            </w:pPr>
            <w:r>
              <w:t>-</w:t>
            </w:r>
          </w:p>
        </w:tc>
      </w:tr>
      <w:tr w:rsidR="00CD371C" w:rsidRPr="002B2173" w14:paraId="29D7CFF9" w14:textId="77777777" w:rsidTr="002B24FB">
        <w:tc>
          <w:tcPr>
            <w:tcW w:w="1526" w:type="dxa"/>
          </w:tcPr>
          <w:p w14:paraId="38E1F39E" w14:textId="77777777" w:rsidR="00CD371C" w:rsidRPr="00BB0D4D" w:rsidRDefault="00CD371C" w:rsidP="002B24FB">
            <w:pPr>
              <w:jc w:val="left"/>
              <w:rPr>
                <w:rStyle w:val="SchwacheHervorhebung"/>
              </w:rPr>
            </w:pPr>
            <w:r w:rsidRPr="00BB0D4D">
              <w:rPr>
                <w:rStyle w:val="SchwacheHervorhebung"/>
              </w:rPr>
              <w:t>Post Conditions:</w:t>
            </w:r>
          </w:p>
        </w:tc>
        <w:tc>
          <w:tcPr>
            <w:tcW w:w="7686" w:type="dxa"/>
          </w:tcPr>
          <w:p w14:paraId="5A0066E0" w14:textId="7EB1FA86" w:rsidR="002E7116" w:rsidRDefault="00CD371C">
            <w:pPr>
              <w:jc w:val="left"/>
            </w:pPr>
            <w:r>
              <w:t xml:space="preserve">A new version of the assumption is created and </w:t>
            </w:r>
            <w:r w:rsidR="002E7116">
              <w:t>the</w:t>
            </w:r>
            <w:r>
              <w:t xml:space="preserve"> relationship</w:t>
            </w:r>
            <w:r w:rsidR="002E7116">
              <w:t>s:</w:t>
            </w:r>
          </w:p>
          <w:p w14:paraId="429D8A3F" w14:textId="191B5930" w:rsidR="002E7116" w:rsidRDefault="00CD371C" w:rsidP="006E0C03">
            <w:pPr>
              <w:pStyle w:val="Listenabsatz"/>
              <w:numPr>
                <w:ilvl w:val="0"/>
                <w:numId w:val="10"/>
              </w:numPr>
              <w:jc w:val="left"/>
            </w:pPr>
            <w:del w:id="196" w:author="Christian Flandorfer" w:date="2016-07-20T16:11:00Z">
              <w:r w:rsidRPr="002E7116" w:rsidDel="00681FFB">
                <w:delText xml:space="preserve"> </w:delText>
              </w:r>
            </w:del>
            <w:r w:rsidRPr="002E7116">
              <w:t>“</w:t>
            </w:r>
            <w:proofErr w:type="spellStart"/>
            <w:r w:rsidRPr="002E7116">
              <w:t>wasDerivedFrom</w:t>
            </w:r>
            <w:proofErr w:type="spellEnd"/>
            <w:r w:rsidRPr="002E7116">
              <w:t xml:space="preserve">” to the previous version is </w:t>
            </w:r>
            <w:commentRangeStart w:id="197"/>
            <w:r w:rsidRPr="002E7116">
              <w:t>created</w:t>
            </w:r>
            <w:commentRangeEnd w:id="197"/>
            <w:r w:rsidR="003C3B9B">
              <w:rPr>
                <w:rStyle w:val="Kommentarzeichen"/>
              </w:rPr>
              <w:commentReference w:id="197"/>
            </w:r>
            <w:r w:rsidRPr="002E7116">
              <w:t>.</w:t>
            </w:r>
          </w:p>
          <w:p w14:paraId="5FF16FB4" w14:textId="1FA605EC" w:rsidR="002E7116" w:rsidRDefault="002E7116" w:rsidP="006E0C03">
            <w:pPr>
              <w:pStyle w:val="Listenabsatz"/>
              <w:numPr>
                <w:ilvl w:val="0"/>
                <w:numId w:val="10"/>
              </w:numPr>
              <w:jc w:val="left"/>
            </w:pPr>
            <w:r>
              <w:t>“update assumption” that tracks who made when the modification</w:t>
            </w:r>
          </w:p>
          <w:p w14:paraId="4F4BCBD7" w14:textId="30CD61B6" w:rsidR="00CD371C" w:rsidRPr="002E7116" w:rsidRDefault="00100F5C">
            <w:pPr>
              <w:jc w:val="left"/>
            </w:pPr>
            <w:del w:id="198" w:author="Christian Flandorfer" w:date="2016-07-20T16:08:00Z">
              <w:r w:rsidRPr="002E7116" w:rsidDel="002E7116">
                <w:delText xml:space="preserve"> </w:delText>
              </w:r>
            </w:del>
            <w:r w:rsidRPr="002E7116">
              <w:t>The new data is immediately shown as part of the current selected project.</w:t>
            </w:r>
          </w:p>
        </w:tc>
      </w:tr>
    </w:tbl>
    <w:p w14:paraId="45C46344" w14:textId="07620C2F" w:rsidR="00AE43D6" w:rsidRPr="00DA5801" w:rsidRDefault="00AE43D6" w:rsidP="00AE43D6">
      <w:pPr>
        <w:pStyle w:val="berschrift2"/>
      </w:pPr>
      <w:bookmarkStart w:id="199" w:name="_Toc457201356"/>
      <w:r>
        <w:t>UC</w:t>
      </w:r>
      <w:r w:rsidR="002E7116">
        <w:t>10</w:t>
      </w:r>
      <w:r>
        <w:t xml:space="preserve"> – </w:t>
      </w:r>
      <w:r w:rsidR="00772B32">
        <w:t xml:space="preserve">Invalidate </w:t>
      </w:r>
      <w:r>
        <w:t>Assumption</w:t>
      </w:r>
      <w:bookmarkEnd w:id="19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AE43D6" w:rsidRPr="002B2173" w14:paraId="4AE34172" w14:textId="77777777" w:rsidTr="002B24FB">
        <w:tc>
          <w:tcPr>
            <w:tcW w:w="1526" w:type="dxa"/>
          </w:tcPr>
          <w:p w14:paraId="1A20FC73" w14:textId="77777777" w:rsidR="00AE43D6" w:rsidRPr="00BB0D4D" w:rsidRDefault="00AE43D6" w:rsidP="002B24FB">
            <w:pPr>
              <w:jc w:val="left"/>
              <w:rPr>
                <w:rStyle w:val="SchwacheHervorhebung"/>
              </w:rPr>
            </w:pPr>
            <w:r w:rsidRPr="00BB0D4D">
              <w:rPr>
                <w:rStyle w:val="SchwacheHervorhebung"/>
              </w:rPr>
              <w:t>Goal:</w:t>
            </w:r>
          </w:p>
        </w:tc>
        <w:tc>
          <w:tcPr>
            <w:tcW w:w="7686" w:type="dxa"/>
          </w:tcPr>
          <w:p w14:paraId="7E818BF5" w14:textId="1A796F0D" w:rsidR="00AE43D6" w:rsidRPr="00BB0D4D" w:rsidRDefault="00AE43D6" w:rsidP="00251362">
            <w:pPr>
              <w:jc w:val="left"/>
            </w:pPr>
            <w:r>
              <w:t>The scientist</w:t>
            </w:r>
            <w:r w:rsidR="00251362">
              <w:t xml:space="preserve"> can set a hide flag to</w:t>
            </w:r>
            <w:r>
              <w:t xml:space="preserve"> an existing assumption</w:t>
            </w:r>
            <w:r w:rsidR="00A36887">
              <w:t>.</w:t>
            </w:r>
          </w:p>
        </w:tc>
      </w:tr>
      <w:tr w:rsidR="00AE43D6" w:rsidRPr="00BB0D4D" w14:paraId="55A31AF1" w14:textId="77777777" w:rsidTr="002B24FB">
        <w:tc>
          <w:tcPr>
            <w:tcW w:w="1526" w:type="dxa"/>
          </w:tcPr>
          <w:p w14:paraId="0B528D9B" w14:textId="77777777" w:rsidR="00AE43D6" w:rsidRPr="00BB0D4D" w:rsidRDefault="00AE43D6" w:rsidP="002B24FB">
            <w:pPr>
              <w:jc w:val="left"/>
              <w:rPr>
                <w:rStyle w:val="SchwacheHervorhebung"/>
              </w:rPr>
            </w:pPr>
            <w:r w:rsidRPr="00BB0D4D">
              <w:rPr>
                <w:rStyle w:val="SchwacheHervorhebung"/>
              </w:rPr>
              <w:t>Actor:</w:t>
            </w:r>
          </w:p>
        </w:tc>
        <w:tc>
          <w:tcPr>
            <w:tcW w:w="7686" w:type="dxa"/>
          </w:tcPr>
          <w:p w14:paraId="790F28F4" w14:textId="77777777" w:rsidR="00AE43D6" w:rsidRPr="00BB0D4D" w:rsidRDefault="00AE43D6" w:rsidP="002B24FB">
            <w:pPr>
              <w:jc w:val="left"/>
            </w:pPr>
            <w:r>
              <w:t>Scientist</w:t>
            </w:r>
          </w:p>
        </w:tc>
      </w:tr>
      <w:tr w:rsidR="00AE43D6" w:rsidRPr="002B2173" w14:paraId="526CA789" w14:textId="77777777" w:rsidTr="002B24FB">
        <w:tc>
          <w:tcPr>
            <w:tcW w:w="1526" w:type="dxa"/>
          </w:tcPr>
          <w:p w14:paraId="6D4D6498" w14:textId="77777777" w:rsidR="00AE43D6" w:rsidRPr="00BB0D4D" w:rsidRDefault="00AE43D6" w:rsidP="002B24FB">
            <w:pPr>
              <w:jc w:val="left"/>
              <w:rPr>
                <w:rStyle w:val="SchwacheHervorhebung"/>
              </w:rPr>
            </w:pPr>
            <w:r w:rsidRPr="00BB0D4D">
              <w:rPr>
                <w:rStyle w:val="SchwacheHervorhebung"/>
              </w:rPr>
              <w:t>Preconditions:</w:t>
            </w:r>
          </w:p>
        </w:tc>
        <w:tc>
          <w:tcPr>
            <w:tcW w:w="7686" w:type="dxa"/>
          </w:tcPr>
          <w:p w14:paraId="4D18FB47" w14:textId="77777777" w:rsidR="00AE43D6" w:rsidRPr="00BB0D4D" w:rsidRDefault="00AE43D6" w:rsidP="002B24FB">
            <w:pPr>
              <w:jc w:val="left"/>
            </w:pPr>
            <w:r>
              <w:t>The user is logged in and is the owner of the selected project</w:t>
            </w:r>
          </w:p>
        </w:tc>
      </w:tr>
      <w:tr w:rsidR="00AE43D6" w:rsidRPr="00CD3953" w14:paraId="2DC1AE30" w14:textId="77777777" w:rsidTr="002B24FB">
        <w:tc>
          <w:tcPr>
            <w:tcW w:w="1526" w:type="dxa"/>
          </w:tcPr>
          <w:p w14:paraId="2D641D52" w14:textId="77777777" w:rsidR="00AE43D6" w:rsidRPr="00BB0D4D" w:rsidRDefault="00AE43D6" w:rsidP="002B24FB">
            <w:pPr>
              <w:jc w:val="left"/>
              <w:rPr>
                <w:rStyle w:val="SchwacheHervorhebung"/>
              </w:rPr>
            </w:pPr>
            <w:r w:rsidRPr="00BB0D4D">
              <w:rPr>
                <w:rStyle w:val="SchwacheHervorhebung"/>
              </w:rPr>
              <w:t>Basic Flow:</w:t>
            </w:r>
          </w:p>
        </w:tc>
        <w:tc>
          <w:tcPr>
            <w:tcW w:w="7686" w:type="dxa"/>
          </w:tcPr>
          <w:p w14:paraId="76ED44D7" w14:textId="77777777" w:rsidR="00E40E1A" w:rsidRDefault="00E40E1A" w:rsidP="00587B0F">
            <w:pPr>
              <w:pStyle w:val="Listenabsatz"/>
              <w:numPr>
                <w:ilvl w:val="0"/>
                <w:numId w:val="19"/>
              </w:numPr>
              <w:ind w:left="360"/>
              <w:jc w:val="left"/>
            </w:pPr>
            <w:r>
              <w:t>Select an Assumption</w:t>
            </w:r>
          </w:p>
          <w:p w14:paraId="0776F3E1" w14:textId="577A2C4F" w:rsidR="00E40E1A" w:rsidRDefault="00AC2F97" w:rsidP="00587B0F">
            <w:pPr>
              <w:pStyle w:val="Listenabsatz"/>
              <w:numPr>
                <w:ilvl w:val="0"/>
                <w:numId w:val="19"/>
              </w:numPr>
              <w:ind w:left="360"/>
              <w:jc w:val="left"/>
            </w:pPr>
            <w:r>
              <w:t>Mark</w:t>
            </w:r>
            <w:r w:rsidR="00E40E1A">
              <w:t xml:space="preserve"> Assumption</w:t>
            </w:r>
            <w:r>
              <w:t xml:space="preserve"> to </w:t>
            </w:r>
            <w:r w:rsidR="00772B32">
              <w:t>invalidated</w:t>
            </w:r>
          </w:p>
          <w:p w14:paraId="5A6330DB" w14:textId="4859BC34" w:rsidR="00E40E1A" w:rsidRPr="00353ED4" w:rsidRDefault="00E40E1A" w:rsidP="00587B0F">
            <w:pPr>
              <w:pStyle w:val="Listenabsatz"/>
              <w:numPr>
                <w:ilvl w:val="0"/>
                <w:numId w:val="19"/>
              </w:numPr>
              <w:ind w:left="360"/>
              <w:jc w:val="left"/>
            </w:pPr>
            <w:r>
              <w:lastRenderedPageBreak/>
              <w:t>Ask for confirmation</w:t>
            </w:r>
          </w:p>
          <w:p w14:paraId="744C4A0C" w14:textId="3CE57B13" w:rsidR="00E40E1A" w:rsidRPr="00353ED4" w:rsidRDefault="00E40E1A" w:rsidP="00587B0F">
            <w:pPr>
              <w:pStyle w:val="Listenabsatz"/>
              <w:numPr>
                <w:ilvl w:val="0"/>
                <w:numId w:val="17"/>
              </w:numPr>
              <w:ind w:left="360"/>
            </w:pPr>
            <w:r>
              <w:t>Save changes</w:t>
            </w:r>
          </w:p>
        </w:tc>
      </w:tr>
      <w:tr w:rsidR="00AE43D6" w:rsidRPr="002B2173" w14:paraId="6829ED8F" w14:textId="77777777" w:rsidTr="002B24FB">
        <w:tc>
          <w:tcPr>
            <w:tcW w:w="1526" w:type="dxa"/>
          </w:tcPr>
          <w:p w14:paraId="7A443CC7" w14:textId="2A5635C6" w:rsidR="00AE43D6" w:rsidRDefault="00AE43D6" w:rsidP="002B24FB">
            <w:pPr>
              <w:jc w:val="left"/>
              <w:rPr>
                <w:rStyle w:val="SchwacheHervorhebung"/>
              </w:rPr>
            </w:pPr>
            <w:r>
              <w:rPr>
                <w:rStyle w:val="SchwacheHervorhebung"/>
              </w:rPr>
              <w:lastRenderedPageBreak/>
              <w:t>Alternate Flow:</w:t>
            </w:r>
          </w:p>
        </w:tc>
        <w:tc>
          <w:tcPr>
            <w:tcW w:w="7686" w:type="dxa"/>
          </w:tcPr>
          <w:p w14:paraId="26DC9A3A" w14:textId="50B02743" w:rsidR="00AE43D6" w:rsidRDefault="00AE43D6" w:rsidP="002B24FB">
            <w:pPr>
              <w:jc w:val="left"/>
            </w:pPr>
            <w:r>
              <w:t xml:space="preserve">Cancel </w:t>
            </w:r>
            <w:r w:rsidR="00E40E1A">
              <w:t>deletion</w:t>
            </w:r>
          </w:p>
          <w:p w14:paraId="78156754" w14:textId="0EB9D318" w:rsidR="00AE43D6" w:rsidRPr="003B619F" w:rsidRDefault="00AE43D6" w:rsidP="00587B0F">
            <w:pPr>
              <w:pStyle w:val="Listenabsatz"/>
              <w:numPr>
                <w:ilvl w:val="0"/>
                <w:numId w:val="20"/>
              </w:numPr>
              <w:jc w:val="left"/>
            </w:pPr>
            <w:r>
              <w:t>Changes are discarded</w:t>
            </w:r>
            <w:r w:rsidR="00E40E1A">
              <w:t xml:space="preserve"> – Post Conditions are skipped</w:t>
            </w:r>
          </w:p>
        </w:tc>
      </w:tr>
      <w:tr w:rsidR="00AE43D6" w:rsidRPr="00F040DA" w14:paraId="205B916F" w14:textId="77777777" w:rsidTr="002B24FB">
        <w:trPr>
          <w:trHeight w:val="330"/>
        </w:trPr>
        <w:tc>
          <w:tcPr>
            <w:tcW w:w="1526" w:type="dxa"/>
          </w:tcPr>
          <w:p w14:paraId="2B8B8475" w14:textId="77777777" w:rsidR="00AE43D6" w:rsidRPr="00BB0D4D" w:rsidRDefault="00AE43D6" w:rsidP="002B24FB">
            <w:pPr>
              <w:jc w:val="left"/>
              <w:rPr>
                <w:rStyle w:val="SchwacheHervorhebung"/>
              </w:rPr>
            </w:pPr>
            <w:r>
              <w:rPr>
                <w:rStyle w:val="SchwacheHervorhebung"/>
              </w:rPr>
              <w:t>Exceptions:</w:t>
            </w:r>
          </w:p>
        </w:tc>
        <w:tc>
          <w:tcPr>
            <w:tcW w:w="7686" w:type="dxa"/>
          </w:tcPr>
          <w:p w14:paraId="2265397F" w14:textId="417CD2EB" w:rsidR="00AE43D6" w:rsidRPr="008A59D5" w:rsidRDefault="008E7E76" w:rsidP="002B24FB">
            <w:pPr>
              <w:jc w:val="left"/>
            </w:pPr>
            <w:r>
              <w:t>-</w:t>
            </w:r>
          </w:p>
        </w:tc>
      </w:tr>
      <w:tr w:rsidR="00AE43D6" w:rsidRPr="002B2173" w14:paraId="39E94F8E" w14:textId="77777777" w:rsidTr="002B24FB">
        <w:tc>
          <w:tcPr>
            <w:tcW w:w="1526" w:type="dxa"/>
          </w:tcPr>
          <w:p w14:paraId="73E7100F" w14:textId="77777777" w:rsidR="00AE43D6" w:rsidRPr="00BB0D4D" w:rsidRDefault="00AE43D6" w:rsidP="002B24FB">
            <w:pPr>
              <w:jc w:val="left"/>
              <w:rPr>
                <w:rStyle w:val="SchwacheHervorhebung"/>
              </w:rPr>
            </w:pPr>
            <w:r w:rsidRPr="00BB0D4D">
              <w:rPr>
                <w:rStyle w:val="SchwacheHervorhebung"/>
              </w:rPr>
              <w:t>Post Conditions:</w:t>
            </w:r>
          </w:p>
        </w:tc>
        <w:tc>
          <w:tcPr>
            <w:tcW w:w="7686" w:type="dxa"/>
          </w:tcPr>
          <w:p w14:paraId="02600D42" w14:textId="05C914A0" w:rsidR="00AE43D6" w:rsidRPr="00BB0D4D" w:rsidRDefault="00E40E1A">
            <w:pPr>
              <w:jc w:val="left"/>
            </w:pPr>
            <w:r>
              <w:t xml:space="preserve">The assumption is </w:t>
            </w:r>
            <w:r w:rsidR="00772B32">
              <w:t>invalidated</w:t>
            </w:r>
            <w:del w:id="200" w:author="Jonathan Chard" w:date="2016-07-14T15:25:00Z">
              <w:r w:rsidR="006B19DB" w:rsidDel="003C3B9B">
                <w:delText>d</w:delText>
              </w:r>
            </w:del>
            <w:r>
              <w:t>.</w:t>
            </w:r>
            <w:r w:rsidR="008515AA">
              <w:t xml:space="preserve"> The new data is </w:t>
            </w:r>
            <w:r w:rsidR="008515AA" w:rsidRPr="00466127">
              <w:t>immediately</w:t>
            </w:r>
            <w:r w:rsidR="008515AA">
              <w:t xml:space="preserve"> shown as part of the current selected project.</w:t>
            </w:r>
          </w:p>
        </w:tc>
      </w:tr>
    </w:tbl>
    <w:p w14:paraId="58066176" w14:textId="0E28F4C0" w:rsidR="008432B3" w:rsidRPr="00DA5801" w:rsidRDefault="008432B3" w:rsidP="008432B3">
      <w:pPr>
        <w:pStyle w:val="berschrift2"/>
      </w:pPr>
      <w:bookmarkStart w:id="201" w:name="_Toc457201357"/>
      <w:r>
        <w:t>UC</w:t>
      </w:r>
      <w:r w:rsidR="0000008D">
        <w:t>1</w:t>
      </w:r>
      <w:r w:rsidR="00681FFB">
        <w:t>1</w:t>
      </w:r>
      <w:r>
        <w:t>– Create Decision</w:t>
      </w:r>
      <w:bookmarkEnd w:id="20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8432B3" w:rsidRPr="002B2173" w14:paraId="46917A63" w14:textId="77777777" w:rsidTr="002B24FB">
        <w:tc>
          <w:tcPr>
            <w:tcW w:w="1526" w:type="dxa"/>
          </w:tcPr>
          <w:p w14:paraId="07D5D692" w14:textId="77777777" w:rsidR="008432B3" w:rsidRPr="00BB0D4D" w:rsidRDefault="008432B3" w:rsidP="002B24FB">
            <w:pPr>
              <w:jc w:val="left"/>
              <w:rPr>
                <w:rStyle w:val="SchwacheHervorhebung"/>
              </w:rPr>
            </w:pPr>
            <w:r w:rsidRPr="00BB0D4D">
              <w:rPr>
                <w:rStyle w:val="SchwacheHervorhebung"/>
              </w:rPr>
              <w:t>Goal:</w:t>
            </w:r>
          </w:p>
        </w:tc>
        <w:tc>
          <w:tcPr>
            <w:tcW w:w="7686" w:type="dxa"/>
          </w:tcPr>
          <w:p w14:paraId="31954554" w14:textId="003644FD" w:rsidR="008432B3" w:rsidRPr="00BB0D4D" w:rsidRDefault="008432B3" w:rsidP="003C3B9B">
            <w:pPr>
              <w:jc w:val="left"/>
            </w:pPr>
            <w:r>
              <w:t xml:space="preserve">The scientist can create one to many decisions </w:t>
            </w:r>
            <w:ins w:id="202" w:author="Jonathan Chard" w:date="2016-07-14T15:26:00Z">
              <w:r w:rsidR="003C3B9B">
                <w:t>based on project entities</w:t>
              </w:r>
            </w:ins>
            <w:del w:id="203" w:author="Jonathan Chard" w:date="2016-07-14T15:26:00Z">
              <w:r w:rsidDel="003C3B9B">
                <w:delText>for an entit</w:delText>
              </w:r>
            </w:del>
            <w:del w:id="204" w:author="Jonathan Chard" w:date="2016-07-14T15:27:00Z">
              <w:r w:rsidDel="003C3B9B">
                <w:delText>y</w:delText>
              </w:r>
            </w:del>
            <w:r w:rsidR="004155DB">
              <w:t>.</w:t>
            </w:r>
          </w:p>
        </w:tc>
      </w:tr>
      <w:tr w:rsidR="008432B3" w:rsidRPr="00BB0D4D" w14:paraId="135BB786" w14:textId="77777777" w:rsidTr="002B24FB">
        <w:tc>
          <w:tcPr>
            <w:tcW w:w="1526" w:type="dxa"/>
          </w:tcPr>
          <w:p w14:paraId="5610FDC2" w14:textId="77777777" w:rsidR="008432B3" w:rsidRPr="00BB0D4D" w:rsidRDefault="008432B3" w:rsidP="002B24FB">
            <w:pPr>
              <w:jc w:val="left"/>
              <w:rPr>
                <w:rStyle w:val="SchwacheHervorhebung"/>
              </w:rPr>
            </w:pPr>
            <w:r w:rsidRPr="00BB0D4D">
              <w:rPr>
                <w:rStyle w:val="SchwacheHervorhebung"/>
              </w:rPr>
              <w:t>Actor:</w:t>
            </w:r>
          </w:p>
        </w:tc>
        <w:tc>
          <w:tcPr>
            <w:tcW w:w="7686" w:type="dxa"/>
          </w:tcPr>
          <w:p w14:paraId="64E3D47D" w14:textId="77777777" w:rsidR="008432B3" w:rsidRPr="00BB0D4D" w:rsidRDefault="008432B3" w:rsidP="002B24FB">
            <w:pPr>
              <w:jc w:val="left"/>
            </w:pPr>
            <w:r>
              <w:t>Scientist</w:t>
            </w:r>
          </w:p>
        </w:tc>
      </w:tr>
      <w:tr w:rsidR="008432B3" w:rsidRPr="002B2173" w14:paraId="4ADFCBC4" w14:textId="77777777" w:rsidTr="002B24FB">
        <w:tc>
          <w:tcPr>
            <w:tcW w:w="1526" w:type="dxa"/>
          </w:tcPr>
          <w:p w14:paraId="409C49AD" w14:textId="77777777" w:rsidR="008432B3" w:rsidRPr="00BB0D4D" w:rsidRDefault="008432B3" w:rsidP="002B24FB">
            <w:pPr>
              <w:jc w:val="left"/>
              <w:rPr>
                <w:rStyle w:val="SchwacheHervorhebung"/>
              </w:rPr>
            </w:pPr>
            <w:r w:rsidRPr="00BB0D4D">
              <w:rPr>
                <w:rStyle w:val="SchwacheHervorhebung"/>
              </w:rPr>
              <w:t>Preconditions:</w:t>
            </w:r>
          </w:p>
        </w:tc>
        <w:tc>
          <w:tcPr>
            <w:tcW w:w="7686" w:type="dxa"/>
          </w:tcPr>
          <w:p w14:paraId="46C33BF4" w14:textId="77777777" w:rsidR="008432B3" w:rsidRPr="00BB0D4D" w:rsidRDefault="008432B3" w:rsidP="002B24FB">
            <w:pPr>
              <w:jc w:val="left"/>
            </w:pPr>
            <w:r>
              <w:t>The user is logged in and is the owner of the selected project</w:t>
            </w:r>
          </w:p>
        </w:tc>
      </w:tr>
      <w:tr w:rsidR="008432B3" w:rsidRPr="0067047E" w14:paraId="6B9EF1D9" w14:textId="77777777" w:rsidTr="002B24FB">
        <w:tc>
          <w:tcPr>
            <w:tcW w:w="1526" w:type="dxa"/>
          </w:tcPr>
          <w:p w14:paraId="06990D07" w14:textId="77777777" w:rsidR="008432B3" w:rsidRPr="00BB0D4D" w:rsidRDefault="008432B3" w:rsidP="002B24FB">
            <w:pPr>
              <w:jc w:val="left"/>
              <w:rPr>
                <w:rStyle w:val="SchwacheHervorhebung"/>
              </w:rPr>
            </w:pPr>
            <w:r w:rsidRPr="00BB0D4D">
              <w:rPr>
                <w:rStyle w:val="SchwacheHervorhebung"/>
              </w:rPr>
              <w:t>Basic Flow:</w:t>
            </w:r>
          </w:p>
        </w:tc>
        <w:tc>
          <w:tcPr>
            <w:tcW w:w="7686" w:type="dxa"/>
          </w:tcPr>
          <w:p w14:paraId="3D014732" w14:textId="34D20734" w:rsidR="003C3B9B" w:rsidRDefault="003C3B9B" w:rsidP="00587B0F">
            <w:pPr>
              <w:pStyle w:val="Listenabsatz"/>
              <w:numPr>
                <w:ilvl w:val="0"/>
                <w:numId w:val="21"/>
              </w:numPr>
              <w:jc w:val="left"/>
              <w:rPr>
                <w:ins w:id="205" w:author="Jonathan Chard" w:date="2016-07-14T15:27:00Z"/>
              </w:rPr>
            </w:pPr>
            <w:ins w:id="206" w:author="Jonathan Chard" w:date="2016-07-14T15:27:00Z">
              <w:r>
                <w:t>Select the entities upon which this decision should be based</w:t>
              </w:r>
            </w:ins>
          </w:p>
          <w:p w14:paraId="16369F3D" w14:textId="478D4CE4" w:rsidR="008432B3" w:rsidRDefault="008432B3" w:rsidP="00587B0F">
            <w:pPr>
              <w:pStyle w:val="Listenabsatz"/>
              <w:numPr>
                <w:ilvl w:val="0"/>
                <w:numId w:val="21"/>
              </w:numPr>
              <w:jc w:val="left"/>
            </w:pPr>
            <w:r>
              <w:t>Create a Decision and provide a description for the decision</w:t>
            </w:r>
          </w:p>
          <w:p w14:paraId="18C228AB" w14:textId="3005E9AD" w:rsidR="008432B3" w:rsidRPr="00353ED4" w:rsidRDefault="008432B3" w:rsidP="00587B0F">
            <w:pPr>
              <w:pStyle w:val="Listenabsatz"/>
              <w:numPr>
                <w:ilvl w:val="0"/>
                <w:numId w:val="21"/>
              </w:numPr>
            </w:pPr>
            <w:r>
              <w:t>Save the Decision</w:t>
            </w:r>
          </w:p>
        </w:tc>
      </w:tr>
      <w:tr w:rsidR="008432B3" w:rsidRPr="00F040DA" w14:paraId="1DE06C18" w14:textId="77777777" w:rsidTr="002B24FB">
        <w:tc>
          <w:tcPr>
            <w:tcW w:w="1526" w:type="dxa"/>
          </w:tcPr>
          <w:p w14:paraId="4BB107D8" w14:textId="77777777" w:rsidR="008432B3" w:rsidRDefault="008432B3" w:rsidP="002B24FB">
            <w:pPr>
              <w:jc w:val="left"/>
              <w:rPr>
                <w:rStyle w:val="SchwacheHervorhebung"/>
              </w:rPr>
            </w:pPr>
            <w:r>
              <w:rPr>
                <w:rStyle w:val="SchwacheHervorhebung"/>
              </w:rPr>
              <w:t>Alternate Flow:</w:t>
            </w:r>
          </w:p>
        </w:tc>
        <w:tc>
          <w:tcPr>
            <w:tcW w:w="7686" w:type="dxa"/>
          </w:tcPr>
          <w:p w14:paraId="6186C69A" w14:textId="5A2E56DC" w:rsidR="008432B3" w:rsidRDefault="008432B3" w:rsidP="002B24FB">
            <w:pPr>
              <w:jc w:val="left"/>
            </w:pPr>
            <w:r>
              <w:t>Cancel save</w:t>
            </w:r>
          </w:p>
          <w:p w14:paraId="0A7DF9AF" w14:textId="77777777" w:rsidR="008432B3" w:rsidRPr="003B619F" w:rsidRDefault="008432B3" w:rsidP="00587B0F">
            <w:pPr>
              <w:pStyle w:val="Listenabsatz"/>
              <w:numPr>
                <w:ilvl w:val="0"/>
                <w:numId w:val="22"/>
              </w:numPr>
              <w:jc w:val="left"/>
            </w:pPr>
            <w:r>
              <w:t>Changes are discarded</w:t>
            </w:r>
          </w:p>
        </w:tc>
      </w:tr>
      <w:tr w:rsidR="008432B3" w:rsidRPr="00F040DA" w14:paraId="5ED24906" w14:textId="77777777" w:rsidTr="002B24FB">
        <w:trPr>
          <w:trHeight w:val="330"/>
        </w:trPr>
        <w:tc>
          <w:tcPr>
            <w:tcW w:w="1526" w:type="dxa"/>
          </w:tcPr>
          <w:p w14:paraId="459F8D11" w14:textId="77777777" w:rsidR="008432B3" w:rsidRPr="00BB0D4D" w:rsidRDefault="008432B3" w:rsidP="002B24FB">
            <w:pPr>
              <w:jc w:val="left"/>
              <w:rPr>
                <w:rStyle w:val="SchwacheHervorhebung"/>
              </w:rPr>
            </w:pPr>
            <w:r>
              <w:rPr>
                <w:rStyle w:val="SchwacheHervorhebung"/>
              </w:rPr>
              <w:t>Exceptions:</w:t>
            </w:r>
          </w:p>
        </w:tc>
        <w:tc>
          <w:tcPr>
            <w:tcW w:w="7686" w:type="dxa"/>
          </w:tcPr>
          <w:p w14:paraId="14F38F6F" w14:textId="3EC70B91" w:rsidR="008432B3" w:rsidRPr="008A59D5" w:rsidRDefault="006A59B2" w:rsidP="002B24FB">
            <w:pPr>
              <w:jc w:val="left"/>
            </w:pPr>
            <w:r>
              <w:t>-</w:t>
            </w:r>
          </w:p>
        </w:tc>
      </w:tr>
      <w:tr w:rsidR="008432B3" w:rsidRPr="002B2173" w14:paraId="2004C037" w14:textId="77777777" w:rsidTr="002B24FB">
        <w:tc>
          <w:tcPr>
            <w:tcW w:w="1526" w:type="dxa"/>
          </w:tcPr>
          <w:p w14:paraId="444851C2" w14:textId="77777777" w:rsidR="008432B3" w:rsidRPr="00BB0D4D" w:rsidRDefault="008432B3" w:rsidP="002B24FB">
            <w:pPr>
              <w:jc w:val="left"/>
              <w:rPr>
                <w:rStyle w:val="SchwacheHervorhebung"/>
              </w:rPr>
            </w:pPr>
            <w:r w:rsidRPr="00BB0D4D">
              <w:rPr>
                <w:rStyle w:val="SchwacheHervorhebung"/>
              </w:rPr>
              <w:t>Post Conditions:</w:t>
            </w:r>
          </w:p>
        </w:tc>
        <w:tc>
          <w:tcPr>
            <w:tcW w:w="7686" w:type="dxa"/>
          </w:tcPr>
          <w:p w14:paraId="25754C81" w14:textId="5755EE8F" w:rsidR="008432B3" w:rsidRPr="00BB0D4D" w:rsidRDefault="008432B3" w:rsidP="00F97483">
            <w:pPr>
              <w:jc w:val="left"/>
            </w:pPr>
            <w:r>
              <w:t xml:space="preserve">A file that contains the </w:t>
            </w:r>
            <w:r w:rsidR="00CF7744">
              <w:t>decision is</w:t>
            </w:r>
            <w:r>
              <w:t xml:space="preserve"> created and visualized in the project detail page</w:t>
            </w:r>
            <w:r w:rsidR="006A59B2">
              <w:t xml:space="preserve">. The new data is </w:t>
            </w:r>
            <w:r w:rsidR="006A59B2" w:rsidRPr="00466127">
              <w:t>immediately</w:t>
            </w:r>
            <w:r w:rsidR="006A59B2">
              <w:t xml:space="preserve"> shown as part of the current selected project.</w:t>
            </w:r>
          </w:p>
        </w:tc>
      </w:tr>
    </w:tbl>
    <w:p w14:paraId="714EBF2A" w14:textId="54422D2F" w:rsidR="008432B3" w:rsidRPr="00DA5801" w:rsidRDefault="008432B3" w:rsidP="008432B3">
      <w:pPr>
        <w:pStyle w:val="berschrift2"/>
      </w:pPr>
      <w:bookmarkStart w:id="207" w:name="_Toc457201358"/>
      <w:r>
        <w:t>UC</w:t>
      </w:r>
      <w:r w:rsidR="0000008D">
        <w:t>1</w:t>
      </w:r>
      <w:r w:rsidR="00681FFB">
        <w:t>2</w:t>
      </w:r>
      <w:r>
        <w:t xml:space="preserve">– Modify </w:t>
      </w:r>
      <w:r w:rsidR="00106488">
        <w:t>Decision</w:t>
      </w:r>
      <w:bookmarkEnd w:id="20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8432B3" w:rsidRPr="002B2173" w14:paraId="22594FF0" w14:textId="77777777" w:rsidTr="002B24FB">
        <w:tc>
          <w:tcPr>
            <w:tcW w:w="1526" w:type="dxa"/>
          </w:tcPr>
          <w:p w14:paraId="7508AF82" w14:textId="77777777" w:rsidR="008432B3" w:rsidRPr="00BB0D4D" w:rsidRDefault="008432B3" w:rsidP="002B24FB">
            <w:pPr>
              <w:jc w:val="left"/>
              <w:rPr>
                <w:rStyle w:val="SchwacheHervorhebung"/>
              </w:rPr>
            </w:pPr>
            <w:r w:rsidRPr="00BB0D4D">
              <w:rPr>
                <w:rStyle w:val="SchwacheHervorhebung"/>
              </w:rPr>
              <w:t>Goal:</w:t>
            </w:r>
          </w:p>
        </w:tc>
        <w:tc>
          <w:tcPr>
            <w:tcW w:w="7686" w:type="dxa"/>
          </w:tcPr>
          <w:p w14:paraId="6941F4CD" w14:textId="61D1F9C2" w:rsidR="008432B3" w:rsidRPr="00BB0D4D" w:rsidRDefault="008432B3" w:rsidP="00474CB8">
            <w:pPr>
              <w:jc w:val="left"/>
            </w:pPr>
            <w:r>
              <w:t xml:space="preserve">The scientist can modify an existing </w:t>
            </w:r>
            <w:r w:rsidR="00474CB8">
              <w:t>decision</w:t>
            </w:r>
          </w:p>
        </w:tc>
      </w:tr>
      <w:tr w:rsidR="008432B3" w:rsidRPr="006A59B2" w14:paraId="203CF083" w14:textId="77777777" w:rsidTr="002B24FB">
        <w:tc>
          <w:tcPr>
            <w:tcW w:w="1526" w:type="dxa"/>
          </w:tcPr>
          <w:p w14:paraId="575C8081" w14:textId="77777777" w:rsidR="008432B3" w:rsidRPr="00BB0D4D" w:rsidRDefault="008432B3" w:rsidP="002B24FB">
            <w:pPr>
              <w:jc w:val="left"/>
              <w:rPr>
                <w:rStyle w:val="SchwacheHervorhebung"/>
              </w:rPr>
            </w:pPr>
            <w:r w:rsidRPr="00BB0D4D">
              <w:rPr>
                <w:rStyle w:val="SchwacheHervorhebung"/>
              </w:rPr>
              <w:t>Actor:</w:t>
            </w:r>
          </w:p>
        </w:tc>
        <w:tc>
          <w:tcPr>
            <w:tcW w:w="7686" w:type="dxa"/>
          </w:tcPr>
          <w:p w14:paraId="12BAB84C" w14:textId="77777777" w:rsidR="008432B3" w:rsidRPr="00BB0D4D" w:rsidRDefault="008432B3" w:rsidP="002B24FB">
            <w:pPr>
              <w:jc w:val="left"/>
            </w:pPr>
            <w:r>
              <w:t>Scientist</w:t>
            </w:r>
          </w:p>
        </w:tc>
      </w:tr>
      <w:tr w:rsidR="008432B3" w:rsidRPr="002B2173" w14:paraId="67F30AE1" w14:textId="77777777" w:rsidTr="002B24FB">
        <w:tc>
          <w:tcPr>
            <w:tcW w:w="1526" w:type="dxa"/>
          </w:tcPr>
          <w:p w14:paraId="5CE38E35" w14:textId="77777777" w:rsidR="008432B3" w:rsidRPr="00BB0D4D" w:rsidRDefault="008432B3" w:rsidP="002B24FB">
            <w:pPr>
              <w:jc w:val="left"/>
              <w:rPr>
                <w:rStyle w:val="SchwacheHervorhebung"/>
              </w:rPr>
            </w:pPr>
            <w:r w:rsidRPr="00BB0D4D">
              <w:rPr>
                <w:rStyle w:val="SchwacheHervorhebung"/>
              </w:rPr>
              <w:t>Preconditions:</w:t>
            </w:r>
          </w:p>
        </w:tc>
        <w:tc>
          <w:tcPr>
            <w:tcW w:w="7686" w:type="dxa"/>
          </w:tcPr>
          <w:p w14:paraId="20D35F12" w14:textId="77777777" w:rsidR="008432B3" w:rsidRPr="00BB0D4D" w:rsidRDefault="008432B3" w:rsidP="002B24FB">
            <w:pPr>
              <w:jc w:val="left"/>
            </w:pPr>
            <w:r>
              <w:t>The user is logged in and is the owner of the selected project</w:t>
            </w:r>
          </w:p>
        </w:tc>
      </w:tr>
      <w:tr w:rsidR="008432B3" w:rsidRPr="0067047E" w14:paraId="5ACC04D2" w14:textId="77777777" w:rsidTr="002B24FB">
        <w:tc>
          <w:tcPr>
            <w:tcW w:w="1526" w:type="dxa"/>
          </w:tcPr>
          <w:p w14:paraId="71F555AB" w14:textId="77777777" w:rsidR="008432B3" w:rsidRPr="00BB0D4D" w:rsidRDefault="008432B3" w:rsidP="002B24FB">
            <w:pPr>
              <w:jc w:val="left"/>
              <w:rPr>
                <w:rStyle w:val="SchwacheHervorhebung"/>
              </w:rPr>
            </w:pPr>
            <w:r w:rsidRPr="00BB0D4D">
              <w:rPr>
                <w:rStyle w:val="SchwacheHervorhebung"/>
              </w:rPr>
              <w:t>Basic Flow:</w:t>
            </w:r>
          </w:p>
        </w:tc>
        <w:tc>
          <w:tcPr>
            <w:tcW w:w="7686" w:type="dxa"/>
          </w:tcPr>
          <w:p w14:paraId="45A13D55" w14:textId="5BAAACAC" w:rsidR="008432B3" w:rsidRDefault="008432B3" w:rsidP="00587B0F">
            <w:pPr>
              <w:pStyle w:val="Listenabsatz"/>
              <w:numPr>
                <w:ilvl w:val="0"/>
                <w:numId w:val="23"/>
              </w:numPr>
              <w:jc w:val="left"/>
            </w:pPr>
            <w:r>
              <w:t xml:space="preserve">Select </w:t>
            </w:r>
            <w:r w:rsidR="00B82A49">
              <w:t>the</w:t>
            </w:r>
            <w:r>
              <w:t xml:space="preserve"> </w:t>
            </w:r>
            <w:r w:rsidR="00B82A49">
              <w:t>decision</w:t>
            </w:r>
            <w:r w:rsidR="00F97483">
              <w:t xml:space="preserve"> and modify</w:t>
            </w:r>
          </w:p>
          <w:p w14:paraId="7673FD5E" w14:textId="3DAF17E7" w:rsidR="008432B3" w:rsidRPr="00353ED4" w:rsidRDefault="008432B3" w:rsidP="00587B0F">
            <w:pPr>
              <w:pStyle w:val="Listenabsatz"/>
              <w:numPr>
                <w:ilvl w:val="0"/>
                <w:numId w:val="23"/>
              </w:numPr>
            </w:pPr>
            <w:r>
              <w:t>Save</w:t>
            </w:r>
          </w:p>
        </w:tc>
      </w:tr>
      <w:tr w:rsidR="008432B3" w:rsidRPr="00F040DA" w14:paraId="40BA6730" w14:textId="77777777" w:rsidTr="002B24FB">
        <w:tc>
          <w:tcPr>
            <w:tcW w:w="1526" w:type="dxa"/>
          </w:tcPr>
          <w:p w14:paraId="5FE1C7ED" w14:textId="77777777" w:rsidR="008432B3" w:rsidRDefault="008432B3" w:rsidP="002B24FB">
            <w:pPr>
              <w:jc w:val="left"/>
              <w:rPr>
                <w:rStyle w:val="SchwacheHervorhebung"/>
              </w:rPr>
            </w:pPr>
            <w:r>
              <w:rPr>
                <w:rStyle w:val="SchwacheHervorhebung"/>
              </w:rPr>
              <w:t>Alternate Flow:</w:t>
            </w:r>
          </w:p>
        </w:tc>
        <w:tc>
          <w:tcPr>
            <w:tcW w:w="7686" w:type="dxa"/>
          </w:tcPr>
          <w:p w14:paraId="73BFAE8E" w14:textId="36D68294" w:rsidR="008432B3" w:rsidRDefault="008432B3" w:rsidP="002B24FB">
            <w:pPr>
              <w:jc w:val="left"/>
            </w:pPr>
            <w:r>
              <w:t>Cancel save</w:t>
            </w:r>
          </w:p>
          <w:p w14:paraId="1B98672A" w14:textId="77777777" w:rsidR="008432B3" w:rsidRPr="003B619F" w:rsidRDefault="008432B3" w:rsidP="00587B0F">
            <w:pPr>
              <w:pStyle w:val="Listenabsatz"/>
              <w:numPr>
                <w:ilvl w:val="0"/>
                <w:numId w:val="24"/>
              </w:numPr>
              <w:jc w:val="left"/>
            </w:pPr>
            <w:r>
              <w:t>Changes are discarded</w:t>
            </w:r>
          </w:p>
        </w:tc>
      </w:tr>
      <w:tr w:rsidR="008432B3" w:rsidRPr="00F040DA" w14:paraId="423D8561" w14:textId="77777777" w:rsidTr="002B24FB">
        <w:trPr>
          <w:trHeight w:val="330"/>
        </w:trPr>
        <w:tc>
          <w:tcPr>
            <w:tcW w:w="1526" w:type="dxa"/>
          </w:tcPr>
          <w:p w14:paraId="4A15675E" w14:textId="77777777" w:rsidR="008432B3" w:rsidRPr="00BB0D4D" w:rsidRDefault="008432B3" w:rsidP="002B24FB">
            <w:pPr>
              <w:jc w:val="left"/>
              <w:rPr>
                <w:rStyle w:val="SchwacheHervorhebung"/>
              </w:rPr>
            </w:pPr>
            <w:r>
              <w:rPr>
                <w:rStyle w:val="SchwacheHervorhebung"/>
              </w:rPr>
              <w:t>Exceptions:</w:t>
            </w:r>
          </w:p>
        </w:tc>
        <w:tc>
          <w:tcPr>
            <w:tcW w:w="7686" w:type="dxa"/>
          </w:tcPr>
          <w:p w14:paraId="322B4D34" w14:textId="528B63D4" w:rsidR="008432B3" w:rsidRPr="008A59D5" w:rsidRDefault="00E84EA2" w:rsidP="002B24FB">
            <w:pPr>
              <w:jc w:val="left"/>
            </w:pPr>
            <w:r>
              <w:t>-</w:t>
            </w:r>
          </w:p>
        </w:tc>
      </w:tr>
      <w:tr w:rsidR="008432B3" w:rsidRPr="002B2173" w14:paraId="59DA965A" w14:textId="77777777" w:rsidTr="002B24FB">
        <w:tc>
          <w:tcPr>
            <w:tcW w:w="1526" w:type="dxa"/>
          </w:tcPr>
          <w:p w14:paraId="4D32AAA3" w14:textId="77777777" w:rsidR="008432B3" w:rsidRPr="00BB0D4D" w:rsidRDefault="008432B3" w:rsidP="002B24FB">
            <w:pPr>
              <w:jc w:val="left"/>
              <w:rPr>
                <w:rStyle w:val="SchwacheHervorhebung"/>
              </w:rPr>
            </w:pPr>
            <w:r w:rsidRPr="00BB0D4D">
              <w:rPr>
                <w:rStyle w:val="SchwacheHervorhebung"/>
              </w:rPr>
              <w:t>Post Conditions:</w:t>
            </w:r>
          </w:p>
        </w:tc>
        <w:tc>
          <w:tcPr>
            <w:tcW w:w="7686" w:type="dxa"/>
          </w:tcPr>
          <w:p w14:paraId="119854B2" w14:textId="77777777" w:rsidR="00681FFB" w:rsidRDefault="008432B3" w:rsidP="00F97483">
            <w:pPr>
              <w:jc w:val="left"/>
            </w:pPr>
            <w:r>
              <w:t xml:space="preserve">A new version of the </w:t>
            </w:r>
            <w:r w:rsidR="00F97483">
              <w:t>decision</w:t>
            </w:r>
            <w:r>
              <w:t xml:space="preserve"> is created and a relationship</w:t>
            </w:r>
            <w:r w:rsidR="00681FFB">
              <w:t>s:</w:t>
            </w:r>
          </w:p>
          <w:p w14:paraId="634F4541" w14:textId="1C0F7C2C" w:rsidR="00681FFB" w:rsidRDefault="008432B3" w:rsidP="00681FFB">
            <w:pPr>
              <w:pStyle w:val="Listenabsatz"/>
              <w:numPr>
                <w:ilvl w:val="0"/>
                <w:numId w:val="10"/>
              </w:numPr>
              <w:jc w:val="left"/>
            </w:pPr>
            <w:r>
              <w:t xml:space="preserve"> </w:t>
            </w:r>
            <w:r w:rsidR="00681FFB" w:rsidRPr="002108A0">
              <w:t>“</w:t>
            </w:r>
            <w:proofErr w:type="spellStart"/>
            <w:r w:rsidR="00681FFB" w:rsidRPr="002108A0">
              <w:t>wasDerivedFrom</w:t>
            </w:r>
            <w:proofErr w:type="spellEnd"/>
            <w:r w:rsidR="00681FFB" w:rsidRPr="002108A0">
              <w:t xml:space="preserve">” to the previous version is </w:t>
            </w:r>
            <w:commentRangeStart w:id="208"/>
            <w:r w:rsidR="00681FFB" w:rsidRPr="002108A0">
              <w:t>created</w:t>
            </w:r>
            <w:commentRangeEnd w:id="208"/>
            <w:r w:rsidR="00681FFB">
              <w:rPr>
                <w:rStyle w:val="Kommentarzeichen"/>
              </w:rPr>
              <w:commentReference w:id="208"/>
            </w:r>
            <w:r w:rsidR="00681FFB" w:rsidRPr="002108A0">
              <w:t>.</w:t>
            </w:r>
          </w:p>
          <w:p w14:paraId="7320A9B9" w14:textId="77777777" w:rsidR="00681FFB" w:rsidRDefault="00681FFB" w:rsidP="00681FFB">
            <w:pPr>
              <w:pStyle w:val="Listenabsatz"/>
              <w:numPr>
                <w:ilvl w:val="0"/>
                <w:numId w:val="10"/>
              </w:numPr>
              <w:jc w:val="left"/>
            </w:pPr>
            <w:r>
              <w:t>“update assumption” that tracks who made when the modification</w:t>
            </w:r>
          </w:p>
          <w:p w14:paraId="2BC9053C" w14:textId="408C26A5" w:rsidR="008432B3" w:rsidRPr="00BB0D4D" w:rsidRDefault="00B82A49" w:rsidP="00F97483">
            <w:pPr>
              <w:jc w:val="left"/>
            </w:pPr>
            <w:r>
              <w:t xml:space="preserve">The new data </w:t>
            </w:r>
            <w:proofErr w:type="gramStart"/>
            <w:r>
              <w:t xml:space="preserve">is </w:t>
            </w:r>
            <w:r w:rsidRPr="00466127">
              <w:t>immediately</w:t>
            </w:r>
            <w:r>
              <w:t xml:space="preserve"> shown</w:t>
            </w:r>
            <w:proofErr w:type="gramEnd"/>
            <w:r>
              <w:t xml:space="preserve"> as part of the current selected project.</w:t>
            </w:r>
          </w:p>
        </w:tc>
      </w:tr>
    </w:tbl>
    <w:p w14:paraId="31C6E672" w14:textId="08B8A9FE" w:rsidR="008432B3" w:rsidRPr="00DA5801" w:rsidRDefault="008432B3" w:rsidP="008432B3">
      <w:pPr>
        <w:pStyle w:val="berschrift2"/>
      </w:pPr>
      <w:bookmarkStart w:id="209" w:name="_Toc457201359"/>
      <w:r>
        <w:t>UC</w:t>
      </w:r>
      <w:r w:rsidR="0000008D">
        <w:t>1</w:t>
      </w:r>
      <w:r w:rsidR="00B24D01">
        <w:t>3</w:t>
      </w:r>
      <w:r>
        <w:t xml:space="preserve"> – </w:t>
      </w:r>
      <w:r w:rsidR="00B368E2">
        <w:t xml:space="preserve">Invalidate </w:t>
      </w:r>
      <w:r w:rsidR="003C3B9B">
        <w:rPr>
          <w:rStyle w:val="Kommentarzeichen"/>
          <w:rFonts w:asciiTheme="minorHAnsi" w:eastAsiaTheme="minorEastAsia" w:hAnsiTheme="minorHAnsi" w:cstheme="minorBidi"/>
          <w:b w:val="0"/>
          <w:bCs w:val="0"/>
          <w:color w:val="auto"/>
        </w:rPr>
        <w:commentReference w:id="210"/>
      </w:r>
      <w:r w:rsidR="00106488">
        <w:t>Decision</w:t>
      </w:r>
      <w:bookmarkEnd w:id="20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8432B3" w:rsidRPr="002B2173" w14:paraId="52444ABC" w14:textId="77777777" w:rsidTr="002B24FB">
        <w:tc>
          <w:tcPr>
            <w:tcW w:w="1526" w:type="dxa"/>
          </w:tcPr>
          <w:p w14:paraId="36835E89" w14:textId="77777777" w:rsidR="008432B3" w:rsidRPr="00BB0D4D" w:rsidRDefault="008432B3" w:rsidP="002B24FB">
            <w:pPr>
              <w:jc w:val="left"/>
              <w:rPr>
                <w:rStyle w:val="SchwacheHervorhebung"/>
              </w:rPr>
            </w:pPr>
            <w:r w:rsidRPr="00BB0D4D">
              <w:rPr>
                <w:rStyle w:val="SchwacheHervorhebung"/>
              </w:rPr>
              <w:t>Goal:</w:t>
            </w:r>
          </w:p>
        </w:tc>
        <w:tc>
          <w:tcPr>
            <w:tcW w:w="7686" w:type="dxa"/>
          </w:tcPr>
          <w:p w14:paraId="68CE6D4E" w14:textId="0D82C19F" w:rsidR="008432B3" w:rsidRPr="00BB0D4D" w:rsidRDefault="00A36887" w:rsidP="00A36887">
            <w:pPr>
              <w:jc w:val="left"/>
            </w:pPr>
            <w:r>
              <w:t>The scientist can set a hide flag to an existing decision.</w:t>
            </w:r>
          </w:p>
        </w:tc>
      </w:tr>
      <w:tr w:rsidR="008432B3" w:rsidRPr="00BB0D4D" w14:paraId="14797E8B" w14:textId="77777777" w:rsidTr="002B24FB">
        <w:tc>
          <w:tcPr>
            <w:tcW w:w="1526" w:type="dxa"/>
          </w:tcPr>
          <w:p w14:paraId="20F402BD" w14:textId="77777777" w:rsidR="008432B3" w:rsidRPr="00BB0D4D" w:rsidRDefault="008432B3" w:rsidP="002B24FB">
            <w:pPr>
              <w:jc w:val="left"/>
              <w:rPr>
                <w:rStyle w:val="SchwacheHervorhebung"/>
              </w:rPr>
            </w:pPr>
            <w:r w:rsidRPr="00BB0D4D">
              <w:rPr>
                <w:rStyle w:val="SchwacheHervorhebung"/>
              </w:rPr>
              <w:t>Actor:</w:t>
            </w:r>
          </w:p>
        </w:tc>
        <w:tc>
          <w:tcPr>
            <w:tcW w:w="7686" w:type="dxa"/>
          </w:tcPr>
          <w:p w14:paraId="4C19CA7A" w14:textId="77777777" w:rsidR="008432B3" w:rsidRPr="00BB0D4D" w:rsidRDefault="008432B3" w:rsidP="002B24FB">
            <w:pPr>
              <w:jc w:val="left"/>
            </w:pPr>
            <w:r>
              <w:t>Scientist</w:t>
            </w:r>
          </w:p>
        </w:tc>
      </w:tr>
      <w:tr w:rsidR="008432B3" w:rsidRPr="002B2173" w14:paraId="0E3C5932" w14:textId="77777777" w:rsidTr="002B24FB">
        <w:tc>
          <w:tcPr>
            <w:tcW w:w="1526" w:type="dxa"/>
          </w:tcPr>
          <w:p w14:paraId="13F85445" w14:textId="77777777" w:rsidR="008432B3" w:rsidRPr="00BB0D4D" w:rsidRDefault="008432B3" w:rsidP="002B24FB">
            <w:pPr>
              <w:jc w:val="left"/>
              <w:rPr>
                <w:rStyle w:val="SchwacheHervorhebung"/>
              </w:rPr>
            </w:pPr>
            <w:r w:rsidRPr="00BB0D4D">
              <w:rPr>
                <w:rStyle w:val="SchwacheHervorhebung"/>
              </w:rPr>
              <w:t>Preconditions:</w:t>
            </w:r>
          </w:p>
        </w:tc>
        <w:tc>
          <w:tcPr>
            <w:tcW w:w="7686" w:type="dxa"/>
          </w:tcPr>
          <w:p w14:paraId="38C59044" w14:textId="77777777" w:rsidR="008432B3" w:rsidRPr="00BB0D4D" w:rsidRDefault="008432B3" w:rsidP="002B24FB">
            <w:pPr>
              <w:jc w:val="left"/>
            </w:pPr>
            <w:r>
              <w:t>The user is logged in and is the owner of the selected project</w:t>
            </w:r>
          </w:p>
        </w:tc>
      </w:tr>
      <w:tr w:rsidR="008432B3" w:rsidRPr="00CD3953" w14:paraId="672FD57B" w14:textId="77777777" w:rsidTr="002B24FB">
        <w:tc>
          <w:tcPr>
            <w:tcW w:w="1526" w:type="dxa"/>
          </w:tcPr>
          <w:p w14:paraId="3C369A7F" w14:textId="77777777" w:rsidR="008432B3" w:rsidRPr="00BB0D4D" w:rsidRDefault="008432B3" w:rsidP="002B24FB">
            <w:pPr>
              <w:jc w:val="left"/>
              <w:rPr>
                <w:rStyle w:val="SchwacheHervorhebung"/>
              </w:rPr>
            </w:pPr>
            <w:r w:rsidRPr="00BB0D4D">
              <w:rPr>
                <w:rStyle w:val="SchwacheHervorhebung"/>
              </w:rPr>
              <w:t>Basic Flow:</w:t>
            </w:r>
          </w:p>
        </w:tc>
        <w:tc>
          <w:tcPr>
            <w:tcW w:w="7686" w:type="dxa"/>
          </w:tcPr>
          <w:p w14:paraId="2D4AF4AB" w14:textId="3B9203E0" w:rsidR="008432B3" w:rsidRDefault="00474CB8" w:rsidP="00587B0F">
            <w:pPr>
              <w:pStyle w:val="Listenabsatz"/>
              <w:numPr>
                <w:ilvl w:val="0"/>
                <w:numId w:val="25"/>
              </w:numPr>
              <w:jc w:val="left"/>
            </w:pPr>
            <w:r>
              <w:t>Select a</w:t>
            </w:r>
            <w:r w:rsidR="008432B3">
              <w:t xml:space="preserve"> </w:t>
            </w:r>
            <w:r>
              <w:t>Decision</w:t>
            </w:r>
          </w:p>
          <w:p w14:paraId="2F99028A" w14:textId="2F5E2035" w:rsidR="008432B3" w:rsidRDefault="00791839" w:rsidP="00587B0F">
            <w:pPr>
              <w:pStyle w:val="Listenabsatz"/>
              <w:numPr>
                <w:ilvl w:val="0"/>
                <w:numId w:val="25"/>
              </w:numPr>
              <w:jc w:val="left"/>
            </w:pPr>
            <w:r>
              <w:t xml:space="preserve">Mark Decision to </w:t>
            </w:r>
            <w:r w:rsidR="00B368E2">
              <w:t>invalidated</w:t>
            </w:r>
          </w:p>
          <w:p w14:paraId="1C032760" w14:textId="77777777" w:rsidR="008432B3" w:rsidRDefault="008432B3" w:rsidP="00587B0F">
            <w:pPr>
              <w:pStyle w:val="Listenabsatz"/>
              <w:numPr>
                <w:ilvl w:val="0"/>
                <w:numId w:val="25"/>
              </w:numPr>
              <w:jc w:val="left"/>
            </w:pPr>
            <w:r>
              <w:t>Ask for confirmation</w:t>
            </w:r>
          </w:p>
          <w:p w14:paraId="663A5731" w14:textId="04BF39C0" w:rsidR="008432B3" w:rsidRPr="00353ED4" w:rsidRDefault="00226944" w:rsidP="00587B0F">
            <w:pPr>
              <w:pStyle w:val="Listenabsatz"/>
              <w:numPr>
                <w:ilvl w:val="0"/>
                <w:numId w:val="25"/>
              </w:numPr>
              <w:jc w:val="left"/>
            </w:pPr>
            <w:r>
              <w:t>Save changes</w:t>
            </w:r>
          </w:p>
        </w:tc>
      </w:tr>
      <w:tr w:rsidR="008432B3" w:rsidRPr="002B2173" w14:paraId="6E53A221" w14:textId="77777777" w:rsidTr="002B24FB">
        <w:tc>
          <w:tcPr>
            <w:tcW w:w="1526" w:type="dxa"/>
          </w:tcPr>
          <w:p w14:paraId="311DB1FE" w14:textId="77777777" w:rsidR="008432B3" w:rsidRDefault="008432B3" w:rsidP="002B24FB">
            <w:pPr>
              <w:jc w:val="left"/>
              <w:rPr>
                <w:rStyle w:val="SchwacheHervorhebung"/>
              </w:rPr>
            </w:pPr>
            <w:r>
              <w:rPr>
                <w:rStyle w:val="SchwacheHervorhebung"/>
              </w:rPr>
              <w:lastRenderedPageBreak/>
              <w:t>Alternate Flow:</w:t>
            </w:r>
          </w:p>
        </w:tc>
        <w:tc>
          <w:tcPr>
            <w:tcW w:w="7686" w:type="dxa"/>
          </w:tcPr>
          <w:p w14:paraId="5B421CBD" w14:textId="0BE539EA" w:rsidR="008432B3" w:rsidRDefault="008432B3" w:rsidP="002B24FB">
            <w:pPr>
              <w:jc w:val="left"/>
            </w:pPr>
            <w:r>
              <w:t>Cancel deletion</w:t>
            </w:r>
          </w:p>
          <w:p w14:paraId="125552BC" w14:textId="77777777" w:rsidR="008432B3" w:rsidRPr="003B619F" w:rsidRDefault="008432B3" w:rsidP="00587B0F">
            <w:pPr>
              <w:pStyle w:val="Listenabsatz"/>
              <w:numPr>
                <w:ilvl w:val="0"/>
                <w:numId w:val="26"/>
              </w:numPr>
              <w:jc w:val="left"/>
            </w:pPr>
            <w:r>
              <w:t>Changes are discarded – Post Conditions are skipped</w:t>
            </w:r>
          </w:p>
        </w:tc>
      </w:tr>
      <w:tr w:rsidR="008432B3" w:rsidRPr="00F040DA" w14:paraId="403C47C9" w14:textId="77777777" w:rsidTr="00CA290D">
        <w:trPr>
          <w:trHeight w:val="442"/>
        </w:trPr>
        <w:tc>
          <w:tcPr>
            <w:tcW w:w="1526" w:type="dxa"/>
          </w:tcPr>
          <w:p w14:paraId="197FAFCC" w14:textId="77777777" w:rsidR="008432B3" w:rsidRPr="00BB0D4D" w:rsidRDefault="008432B3" w:rsidP="002B24FB">
            <w:pPr>
              <w:jc w:val="left"/>
              <w:rPr>
                <w:rStyle w:val="SchwacheHervorhebung"/>
              </w:rPr>
            </w:pPr>
            <w:r>
              <w:rPr>
                <w:rStyle w:val="SchwacheHervorhebung"/>
              </w:rPr>
              <w:t>Exceptions:</w:t>
            </w:r>
          </w:p>
        </w:tc>
        <w:tc>
          <w:tcPr>
            <w:tcW w:w="7686" w:type="dxa"/>
          </w:tcPr>
          <w:p w14:paraId="5287D67C" w14:textId="4881A6DD" w:rsidR="008432B3" w:rsidRPr="008A59D5" w:rsidRDefault="00E84EA2" w:rsidP="002B24FB">
            <w:pPr>
              <w:jc w:val="left"/>
            </w:pPr>
            <w:r>
              <w:t>-</w:t>
            </w:r>
          </w:p>
        </w:tc>
      </w:tr>
      <w:tr w:rsidR="008432B3" w:rsidRPr="002B2173" w14:paraId="5D88ECD3" w14:textId="77777777" w:rsidTr="002B24FB">
        <w:tc>
          <w:tcPr>
            <w:tcW w:w="1526" w:type="dxa"/>
          </w:tcPr>
          <w:p w14:paraId="639AC3B5" w14:textId="77777777" w:rsidR="008432B3" w:rsidRPr="00BB0D4D" w:rsidRDefault="008432B3" w:rsidP="002B24FB">
            <w:pPr>
              <w:jc w:val="left"/>
              <w:rPr>
                <w:rStyle w:val="SchwacheHervorhebung"/>
              </w:rPr>
            </w:pPr>
            <w:r w:rsidRPr="00BB0D4D">
              <w:rPr>
                <w:rStyle w:val="SchwacheHervorhebung"/>
              </w:rPr>
              <w:t>Post Conditions:</w:t>
            </w:r>
          </w:p>
        </w:tc>
        <w:tc>
          <w:tcPr>
            <w:tcW w:w="7686" w:type="dxa"/>
          </w:tcPr>
          <w:p w14:paraId="4352E0DA" w14:textId="1BA381D2" w:rsidR="008432B3" w:rsidRPr="00BB0D4D" w:rsidRDefault="008432B3" w:rsidP="002B24FB">
            <w:pPr>
              <w:jc w:val="left"/>
            </w:pPr>
            <w:r>
              <w:t xml:space="preserve">The </w:t>
            </w:r>
            <w:r w:rsidR="00CA290D">
              <w:t>Decision</w:t>
            </w:r>
            <w:r w:rsidR="00CC2245">
              <w:t xml:space="preserve"> </w:t>
            </w:r>
            <w:r>
              <w:t xml:space="preserve">is </w:t>
            </w:r>
            <w:r w:rsidR="0017763D">
              <w:t>hided</w:t>
            </w:r>
            <w:r>
              <w:t>.</w:t>
            </w:r>
            <w:r w:rsidR="007C5C1B">
              <w:t xml:space="preserve"> The new data is </w:t>
            </w:r>
            <w:r w:rsidR="007C5C1B" w:rsidRPr="00466127">
              <w:t>immediately</w:t>
            </w:r>
            <w:r w:rsidR="007C5C1B">
              <w:t xml:space="preserve"> shown as part of the current selected project.</w:t>
            </w:r>
          </w:p>
        </w:tc>
      </w:tr>
    </w:tbl>
    <w:p w14:paraId="33263E7F" w14:textId="49066E2A" w:rsidR="00975AD8" w:rsidRPr="00DA5801" w:rsidRDefault="00975AD8" w:rsidP="00975AD8">
      <w:pPr>
        <w:pStyle w:val="berschrift2"/>
      </w:pPr>
      <w:bookmarkStart w:id="211" w:name="_Toc457201360"/>
      <w:r>
        <w:t>UC</w:t>
      </w:r>
      <w:r w:rsidR="0000008D">
        <w:t>1</w:t>
      </w:r>
      <w:r w:rsidR="00C30369">
        <w:t>4</w:t>
      </w:r>
      <w:r>
        <w:t xml:space="preserve"> – Show file content</w:t>
      </w:r>
      <w:bookmarkEnd w:id="2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975AD8" w:rsidRPr="002B2173" w14:paraId="3990B31B" w14:textId="77777777" w:rsidTr="002B24FB">
        <w:tc>
          <w:tcPr>
            <w:tcW w:w="1526" w:type="dxa"/>
          </w:tcPr>
          <w:p w14:paraId="5D3852C5" w14:textId="77777777" w:rsidR="00975AD8" w:rsidRPr="00BB0D4D" w:rsidRDefault="00975AD8" w:rsidP="002B24FB">
            <w:pPr>
              <w:jc w:val="left"/>
              <w:rPr>
                <w:rStyle w:val="SchwacheHervorhebung"/>
              </w:rPr>
            </w:pPr>
            <w:r w:rsidRPr="00BB0D4D">
              <w:rPr>
                <w:rStyle w:val="SchwacheHervorhebung"/>
              </w:rPr>
              <w:t>Goal:</w:t>
            </w:r>
          </w:p>
        </w:tc>
        <w:tc>
          <w:tcPr>
            <w:tcW w:w="7686" w:type="dxa"/>
          </w:tcPr>
          <w:p w14:paraId="54CC3817" w14:textId="070571C3" w:rsidR="00975AD8" w:rsidRPr="00BB0D4D" w:rsidRDefault="00975AD8" w:rsidP="00A10457">
            <w:pPr>
              <w:jc w:val="left"/>
            </w:pPr>
            <w:r>
              <w:t xml:space="preserve">The user can open a file and see </w:t>
            </w:r>
            <w:commentRangeStart w:id="212"/>
            <w:commentRangeStart w:id="213"/>
            <w:r>
              <w:t>the file content in a readonly view</w:t>
            </w:r>
            <w:commentRangeEnd w:id="212"/>
            <w:r w:rsidR="002B3F49">
              <w:rPr>
                <w:rStyle w:val="Kommentarzeichen"/>
              </w:rPr>
              <w:commentReference w:id="212"/>
            </w:r>
            <w:commentRangeEnd w:id="213"/>
            <w:r w:rsidR="00B24D01">
              <w:rPr>
                <w:rStyle w:val="Kommentarzeichen"/>
              </w:rPr>
              <w:commentReference w:id="213"/>
            </w:r>
            <w:r w:rsidR="00A10457">
              <w:t>.</w:t>
            </w:r>
          </w:p>
        </w:tc>
      </w:tr>
      <w:tr w:rsidR="00975AD8" w:rsidRPr="00BB0D4D" w14:paraId="33CFD8EE" w14:textId="77777777" w:rsidTr="002B24FB">
        <w:tc>
          <w:tcPr>
            <w:tcW w:w="1526" w:type="dxa"/>
          </w:tcPr>
          <w:p w14:paraId="7F33EA19" w14:textId="77777777" w:rsidR="00975AD8" w:rsidRPr="00BB0D4D" w:rsidRDefault="00975AD8" w:rsidP="002B24FB">
            <w:pPr>
              <w:jc w:val="left"/>
              <w:rPr>
                <w:rStyle w:val="SchwacheHervorhebung"/>
              </w:rPr>
            </w:pPr>
            <w:r w:rsidRPr="00BB0D4D">
              <w:rPr>
                <w:rStyle w:val="SchwacheHervorhebung"/>
              </w:rPr>
              <w:t>Actor:</w:t>
            </w:r>
          </w:p>
        </w:tc>
        <w:tc>
          <w:tcPr>
            <w:tcW w:w="7686" w:type="dxa"/>
          </w:tcPr>
          <w:p w14:paraId="05A8B261" w14:textId="7F0CC9C5" w:rsidR="00975AD8" w:rsidRPr="00BB0D4D" w:rsidRDefault="00975AD8" w:rsidP="002B24FB">
            <w:pPr>
              <w:jc w:val="left"/>
            </w:pPr>
            <w:commentRangeStart w:id="214"/>
            <w:r>
              <w:t>Scientist</w:t>
            </w:r>
            <w:commentRangeEnd w:id="214"/>
            <w:r w:rsidR="003C3B9B">
              <w:rPr>
                <w:rStyle w:val="Kommentarzeichen"/>
              </w:rPr>
              <w:commentReference w:id="214"/>
            </w:r>
            <w:r w:rsidR="005B503D">
              <w:t>, Manager, Reviewer</w:t>
            </w:r>
          </w:p>
        </w:tc>
      </w:tr>
      <w:tr w:rsidR="00975AD8" w:rsidRPr="002B2173" w14:paraId="23770FDE" w14:textId="77777777" w:rsidTr="002B24FB">
        <w:tc>
          <w:tcPr>
            <w:tcW w:w="1526" w:type="dxa"/>
          </w:tcPr>
          <w:p w14:paraId="47C1E3F3" w14:textId="77777777" w:rsidR="00975AD8" w:rsidRPr="00BB0D4D" w:rsidRDefault="00975AD8" w:rsidP="002B24FB">
            <w:pPr>
              <w:jc w:val="left"/>
              <w:rPr>
                <w:rStyle w:val="SchwacheHervorhebung"/>
              </w:rPr>
            </w:pPr>
            <w:r w:rsidRPr="00BB0D4D">
              <w:rPr>
                <w:rStyle w:val="SchwacheHervorhebung"/>
              </w:rPr>
              <w:t>Preconditions:</w:t>
            </w:r>
          </w:p>
        </w:tc>
        <w:tc>
          <w:tcPr>
            <w:tcW w:w="7686" w:type="dxa"/>
          </w:tcPr>
          <w:p w14:paraId="090E6A1A" w14:textId="77777777" w:rsidR="00975AD8" w:rsidRPr="00A10457" w:rsidRDefault="00975AD8" w:rsidP="00587B0F">
            <w:pPr>
              <w:pStyle w:val="Listenabsatz"/>
              <w:numPr>
                <w:ilvl w:val="0"/>
                <w:numId w:val="42"/>
              </w:numPr>
              <w:jc w:val="left"/>
            </w:pPr>
            <w:r w:rsidRPr="00A10457">
              <w:t>The user is logged in</w:t>
            </w:r>
          </w:p>
          <w:p w14:paraId="5C51B48E" w14:textId="77777777" w:rsidR="00A10457" w:rsidRDefault="00A10457" w:rsidP="00587B0F">
            <w:pPr>
              <w:pStyle w:val="Listenabsatz"/>
              <w:numPr>
                <w:ilvl w:val="0"/>
                <w:numId w:val="42"/>
              </w:numPr>
              <w:jc w:val="left"/>
            </w:pPr>
            <w:r w:rsidRPr="00A10457">
              <w:t>The Scientist is owner of the project</w:t>
            </w:r>
          </w:p>
          <w:p w14:paraId="137D378B" w14:textId="77777777" w:rsidR="00A10457" w:rsidRDefault="00A10457" w:rsidP="00587B0F">
            <w:pPr>
              <w:pStyle w:val="Listenabsatz"/>
              <w:numPr>
                <w:ilvl w:val="0"/>
                <w:numId w:val="42"/>
              </w:numPr>
              <w:jc w:val="left"/>
            </w:pPr>
            <w:r>
              <w:t>The manager can open the scientist project</w:t>
            </w:r>
          </w:p>
          <w:p w14:paraId="7452B1AC" w14:textId="3AC7FFF0" w:rsidR="00A10457" w:rsidRPr="00BB0D4D" w:rsidRDefault="00A10457" w:rsidP="00587B0F">
            <w:pPr>
              <w:pStyle w:val="Listenabsatz"/>
              <w:numPr>
                <w:ilvl w:val="0"/>
                <w:numId w:val="42"/>
              </w:numPr>
              <w:jc w:val="left"/>
            </w:pPr>
            <w:r>
              <w:t>The Reviewer is reviewer for this project</w:t>
            </w:r>
          </w:p>
        </w:tc>
      </w:tr>
      <w:tr w:rsidR="00975AD8" w:rsidRPr="002B2173" w14:paraId="57C0ACA1" w14:textId="77777777" w:rsidTr="002B24FB">
        <w:tc>
          <w:tcPr>
            <w:tcW w:w="1526" w:type="dxa"/>
          </w:tcPr>
          <w:p w14:paraId="29A87F35" w14:textId="45C8934E" w:rsidR="00975AD8" w:rsidRPr="00BB0D4D" w:rsidRDefault="00975AD8" w:rsidP="002B24FB">
            <w:pPr>
              <w:jc w:val="left"/>
              <w:rPr>
                <w:rStyle w:val="SchwacheHervorhebung"/>
              </w:rPr>
            </w:pPr>
            <w:r w:rsidRPr="00BB0D4D">
              <w:rPr>
                <w:rStyle w:val="SchwacheHervorhebung"/>
              </w:rPr>
              <w:t>Basic Flow:</w:t>
            </w:r>
          </w:p>
        </w:tc>
        <w:tc>
          <w:tcPr>
            <w:tcW w:w="7686" w:type="dxa"/>
          </w:tcPr>
          <w:p w14:paraId="40C3399B" w14:textId="1C85BD16" w:rsidR="00B31AF4" w:rsidRDefault="00B31AF4" w:rsidP="00587B0F">
            <w:pPr>
              <w:pStyle w:val="Listenabsatz"/>
              <w:numPr>
                <w:ilvl w:val="0"/>
                <w:numId w:val="27"/>
              </w:numPr>
              <w:jc w:val="left"/>
            </w:pPr>
            <w:r>
              <w:t>Open a project</w:t>
            </w:r>
          </w:p>
          <w:p w14:paraId="4024D9A3" w14:textId="5A145E63" w:rsidR="00975AD8" w:rsidRDefault="00975AD8" w:rsidP="00587B0F">
            <w:pPr>
              <w:pStyle w:val="Listenabsatz"/>
              <w:numPr>
                <w:ilvl w:val="0"/>
                <w:numId w:val="27"/>
              </w:numPr>
              <w:jc w:val="left"/>
            </w:pPr>
            <w:r>
              <w:t xml:space="preserve">Select a </w:t>
            </w:r>
            <w:r w:rsidR="005B503D">
              <w:t xml:space="preserve">File that contains </w:t>
            </w:r>
            <w:r w:rsidR="00B31AF4">
              <w:t>text content</w:t>
            </w:r>
            <w:r w:rsidR="006D5144">
              <w:t>.</w:t>
            </w:r>
          </w:p>
          <w:p w14:paraId="50B662CA" w14:textId="77777777" w:rsidR="00975AD8" w:rsidRDefault="005B503D" w:rsidP="00587B0F">
            <w:pPr>
              <w:pStyle w:val="Listenabsatz"/>
              <w:numPr>
                <w:ilvl w:val="0"/>
                <w:numId w:val="27"/>
              </w:numPr>
            </w:pPr>
            <w:r>
              <w:t>Choose “Open File”</w:t>
            </w:r>
          </w:p>
          <w:p w14:paraId="078FA739" w14:textId="0EE32E4D" w:rsidR="005B503D" w:rsidRPr="001E6435" w:rsidRDefault="005B503D" w:rsidP="00587B0F">
            <w:pPr>
              <w:pStyle w:val="Listenabsatz"/>
              <w:numPr>
                <w:ilvl w:val="0"/>
                <w:numId w:val="27"/>
              </w:numPr>
              <w:rPr>
                <w:color w:val="FF0000"/>
              </w:rPr>
            </w:pPr>
            <w:r w:rsidRPr="001E6435">
              <w:t>Ask for confirmation if the file content exceeds 100 kb</w:t>
            </w:r>
            <w:r w:rsidR="001E6435">
              <w:t>. The amount of kb should be configurable</w:t>
            </w:r>
            <w:r w:rsidR="001E6435">
              <w:rPr>
                <w:color w:val="FF0000"/>
              </w:rPr>
              <w:t>.</w:t>
            </w:r>
          </w:p>
          <w:p w14:paraId="4A4F1AB7" w14:textId="7FF8D1A5" w:rsidR="005B503D" w:rsidRPr="00353ED4" w:rsidRDefault="005B503D" w:rsidP="00587B0F">
            <w:pPr>
              <w:pStyle w:val="Listenabsatz"/>
              <w:numPr>
                <w:ilvl w:val="0"/>
                <w:numId w:val="27"/>
              </w:numPr>
            </w:pPr>
            <w:r w:rsidRPr="005B503D">
              <w:rPr>
                <w:color w:val="000000" w:themeColor="text1"/>
              </w:rPr>
              <w:t xml:space="preserve">The application shows the </w:t>
            </w:r>
            <w:r>
              <w:t>content of the file in a readonly view</w:t>
            </w:r>
          </w:p>
        </w:tc>
      </w:tr>
      <w:tr w:rsidR="00975AD8" w:rsidRPr="002B2173" w14:paraId="28108A15" w14:textId="77777777" w:rsidTr="002B24FB">
        <w:tc>
          <w:tcPr>
            <w:tcW w:w="1526" w:type="dxa"/>
          </w:tcPr>
          <w:p w14:paraId="15AB87A3" w14:textId="77777777" w:rsidR="00975AD8" w:rsidRDefault="00975AD8" w:rsidP="002B24FB">
            <w:pPr>
              <w:jc w:val="left"/>
              <w:rPr>
                <w:rStyle w:val="SchwacheHervorhebung"/>
              </w:rPr>
            </w:pPr>
            <w:r>
              <w:rPr>
                <w:rStyle w:val="SchwacheHervorhebung"/>
              </w:rPr>
              <w:t>Alternate Flow:</w:t>
            </w:r>
          </w:p>
        </w:tc>
        <w:tc>
          <w:tcPr>
            <w:tcW w:w="7686" w:type="dxa"/>
          </w:tcPr>
          <w:p w14:paraId="707F4850" w14:textId="4D0D4973" w:rsidR="00975AD8" w:rsidRDefault="00975AD8" w:rsidP="002B24FB">
            <w:pPr>
              <w:jc w:val="left"/>
            </w:pPr>
            <w:r>
              <w:t xml:space="preserve">Cancel </w:t>
            </w:r>
            <w:r w:rsidR="005B503D">
              <w:t>open</w:t>
            </w:r>
          </w:p>
          <w:p w14:paraId="5E060592" w14:textId="44D3D670" w:rsidR="00975AD8" w:rsidRPr="003B619F" w:rsidRDefault="005B503D" w:rsidP="00587B0F">
            <w:pPr>
              <w:pStyle w:val="Listenabsatz"/>
              <w:numPr>
                <w:ilvl w:val="0"/>
                <w:numId w:val="28"/>
              </w:numPr>
              <w:jc w:val="left"/>
            </w:pPr>
            <w:r>
              <w:t>The File is not opened – post conditions are skipped</w:t>
            </w:r>
          </w:p>
        </w:tc>
      </w:tr>
      <w:tr w:rsidR="00975AD8" w:rsidRPr="00F040DA" w14:paraId="13133A22" w14:textId="77777777" w:rsidTr="002B24FB">
        <w:trPr>
          <w:trHeight w:val="330"/>
        </w:trPr>
        <w:tc>
          <w:tcPr>
            <w:tcW w:w="1526" w:type="dxa"/>
          </w:tcPr>
          <w:p w14:paraId="1D8E0B84" w14:textId="77777777" w:rsidR="00975AD8" w:rsidRPr="00BB0D4D" w:rsidRDefault="00975AD8" w:rsidP="002B24FB">
            <w:pPr>
              <w:jc w:val="left"/>
              <w:rPr>
                <w:rStyle w:val="SchwacheHervorhebung"/>
              </w:rPr>
            </w:pPr>
            <w:r>
              <w:rPr>
                <w:rStyle w:val="SchwacheHervorhebung"/>
              </w:rPr>
              <w:t>Exceptions:</w:t>
            </w:r>
          </w:p>
        </w:tc>
        <w:tc>
          <w:tcPr>
            <w:tcW w:w="7686" w:type="dxa"/>
          </w:tcPr>
          <w:p w14:paraId="6D5C9028" w14:textId="448874BD" w:rsidR="00975AD8" w:rsidRPr="008A59D5" w:rsidRDefault="008E188E" w:rsidP="002B24FB">
            <w:pPr>
              <w:jc w:val="left"/>
            </w:pPr>
            <w:r>
              <w:t>-</w:t>
            </w:r>
          </w:p>
        </w:tc>
      </w:tr>
      <w:tr w:rsidR="00975AD8" w:rsidRPr="002B2173" w14:paraId="750A7D82" w14:textId="77777777" w:rsidTr="002B24FB">
        <w:tc>
          <w:tcPr>
            <w:tcW w:w="1526" w:type="dxa"/>
          </w:tcPr>
          <w:p w14:paraId="63A9D788" w14:textId="77777777" w:rsidR="00975AD8" w:rsidRPr="00BB0D4D" w:rsidRDefault="00975AD8" w:rsidP="002B24FB">
            <w:pPr>
              <w:jc w:val="left"/>
              <w:rPr>
                <w:rStyle w:val="SchwacheHervorhebung"/>
              </w:rPr>
            </w:pPr>
            <w:r w:rsidRPr="00BB0D4D">
              <w:rPr>
                <w:rStyle w:val="SchwacheHervorhebung"/>
              </w:rPr>
              <w:t>Post Conditions:</w:t>
            </w:r>
          </w:p>
        </w:tc>
        <w:tc>
          <w:tcPr>
            <w:tcW w:w="7686" w:type="dxa"/>
          </w:tcPr>
          <w:p w14:paraId="05BE6A8E" w14:textId="0B325AEC" w:rsidR="00975AD8" w:rsidRPr="00BB0D4D" w:rsidRDefault="005B503D" w:rsidP="00C86E8E">
            <w:pPr>
              <w:jc w:val="left"/>
            </w:pPr>
            <w:r>
              <w:t xml:space="preserve">The file content is displayed in a </w:t>
            </w:r>
            <w:r w:rsidR="00E12A1D">
              <w:t>readonly text view</w:t>
            </w:r>
            <w:r w:rsidR="003A28EF">
              <w:t>.</w:t>
            </w:r>
          </w:p>
        </w:tc>
      </w:tr>
    </w:tbl>
    <w:p w14:paraId="634188FC" w14:textId="16BD2417" w:rsidR="00C70732" w:rsidRPr="00DA5801" w:rsidRDefault="00C70732" w:rsidP="00C70732">
      <w:pPr>
        <w:pStyle w:val="berschrift2"/>
      </w:pPr>
      <w:bookmarkStart w:id="215" w:name="_Toc457201361"/>
      <w:r>
        <w:t>UC</w:t>
      </w:r>
      <w:r w:rsidR="0000008D">
        <w:t>1</w:t>
      </w:r>
      <w:r w:rsidR="00C30369">
        <w:t>5</w:t>
      </w:r>
      <w:r>
        <w:t xml:space="preserve"> – </w:t>
      </w:r>
      <w:commentRangeStart w:id="216"/>
      <w:r>
        <w:t>Tag a Model</w:t>
      </w:r>
      <w:ins w:id="217" w:author="Phylinda LS Chan" w:date="2016-07-12T17:50:00Z">
        <w:r w:rsidR="009F7B96">
          <w:t xml:space="preserve"> </w:t>
        </w:r>
        <w:commentRangeEnd w:id="216"/>
        <w:r w:rsidR="009F7B96">
          <w:rPr>
            <w:rStyle w:val="Kommentarzeichen"/>
            <w:rFonts w:asciiTheme="minorHAnsi" w:eastAsiaTheme="minorEastAsia" w:hAnsiTheme="minorHAnsi" w:cstheme="minorBidi"/>
            <w:b w:val="0"/>
            <w:bCs w:val="0"/>
            <w:color w:val="auto"/>
          </w:rPr>
          <w:commentReference w:id="216"/>
        </w:r>
      </w:ins>
      <w:bookmarkEnd w:id="21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C70732" w:rsidRPr="00F040DA" w14:paraId="2303C054" w14:textId="77777777" w:rsidTr="002B24FB">
        <w:tc>
          <w:tcPr>
            <w:tcW w:w="1526" w:type="dxa"/>
          </w:tcPr>
          <w:p w14:paraId="64310C6D" w14:textId="77777777" w:rsidR="00C70732" w:rsidRPr="00BB0D4D" w:rsidRDefault="00C70732" w:rsidP="002B24FB">
            <w:pPr>
              <w:jc w:val="left"/>
              <w:rPr>
                <w:rStyle w:val="SchwacheHervorhebung"/>
              </w:rPr>
            </w:pPr>
            <w:r w:rsidRPr="00BB0D4D">
              <w:rPr>
                <w:rStyle w:val="SchwacheHervorhebung"/>
              </w:rPr>
              <w:t>Goal:</w:t>
            </w:r>
          </w:p>
        </w:tc>
        <w:tc>
          <w:tcPr>
            <w:tcW w:w="7686" w:type="dxa"/>
          </w:tcPr>
          <w:p w14:paraId="71FC9D7F" w14:textId="32F8EB62" w:rsidR="00C70732" w:rsidRDefault="006438E9" w:rsidP="002B24FB">
            <w:pPr>
              <w:jc w:val="left"/>
            </w:pPr>
            <w:r>
              <w:t xml:space="preserve">Tag a </w:t>
            </w:r>
            <w:r w:rsidR="00C30369">
              <w:t xml:space="preserve">Model </w:t>
            </w:r>
            <w:r>
              <w:t>as:</w:t>
            </w:r>
          </w:p>
          <w:p w14:paraId="59C5616C" w14:textId="77777777" w:rsidR="006438E9" w:rsidRDefault="006438E9" w:rsidP="006438E9">
            <w:pPr>
              <w:pStyle w:val="Listenabsatz"/>
              <w:numPr>
                <w:ilvl w:val="0"/>
                <w:numId w:val="8"/>
              </w:numPr>
            </w:pPr>
            <w:r>
              <w:t>Base Model</w:t>
            </w:r>
          </w:p>
          <w:p w14:paraId="04375165" w14:textId="77777777" w:rsidR="006438E9" w:rsidRDefault="006438E9" w:rsidP="006438E9">
            <w:pPr>
              <w:pStyle w:val="Listenabsatz"/>
              <w:numPr>
                <w:ilvl w:val="0"/>
                <w:numId w:val="8"/>
              </w:numPr>
            </w:pPr>
            <w:r>
              <w:t>Final Model</w:t>
            </w:r>
          </w:p>
          <w:p w14:paraId="48B6AC7B" w14:textId="2A1E8695" w:rsidR="006438E9" w:rsidRPr="00BB0D4D" w:rsidRDefault="006438E9" w:rsidP="006438E9">
            <w:pPr>
              <w:pStyle w:val="Listenabsatz"/>
              <w:numPr>
                <w:ilvl w:val="0"/>
                <w:numId w:val="8"/>
              </w:numPr>
            </w:pPr>
            <w:r>
              <w:t>Pivotal Model</w:t>
            </w:r>
          </w:p>
        </w:tc>
      </w:tr>
      <w:tr w:rsidR="00C70732" w:rsidRPr="00BB0D4D" w14:paraId="008936DE" w14:textId="77777777" w:rsidTr="002B24FB">
        <w:tc>
          <w:tcPr>
            <w:tcW w:w="1526" w:type="dxa"/>
          </w:tcPr>
          <w:p w14:paraId="61F62198" w14:textId="03331550" w:rsidR="00C70732" w:rsidRPr="00BB0D4D" w:rsidRDefault="00C70732" w:rsidP="002B24FB">
            <w:pPr>
              <w:jc w:val="left"/>
              <w:rPr>
                <w:rStyle w:val="SchwacheHervorhebung"/>
              </w:rPr>
            </w:pPr>
            <w:r w:rsidRPr="00BB0D4D">
              <w:rPr>
                <w:rStyle w:val="SchwacheHervorhebung"/>
              </w:rPr>
              <w:t>Actor:</w:t>
            </w:r>
          </w:p>
        </w:tc>
        <w:tc>
          <w:tcPr>
            <w:tcW w:w="7686" w:type="dxa"/>
          </w:tcPr>
          <w:p w14:paraId="3A739E35" w14:textId="701DBD05" w:rsidR="00C70732" w:rsidRPr="00BB0D4D" w:rsidRDefault="006438E9" w:rsidP="002B24FB">
            <w:pPr>
              <w:jc w:val="left"/>
            </w:pPr>
            <w:r>
              <w:t>Scientist</w:t>
            </w:r>
          </w:p>
        </w:tc>
      </w:tr>
      <w:tr w:rsidR="00C70732" w:rsidRPr="002B2173" w14:paraId="1BF21C30" w14:textId="77777777" w:rsidTr="002B24FB">
        <w:tc>
          <w:tcPr>
            <w:tcW w:w="1526" w:type="dxa"/>
          </w:tcPr>
          <w:p w14:paraId="2B0A8D6F" w14:textId="77777777" w:rsidR="00C70732" w:rsidRPr="00BB0D4D" w:rsidRDefault="00C70732" w:rsidP="002B24FB">
            <w:pPr>
              <w:jc w:val="left"/>
              <w:rPr>
                <w:rStyle w:val="SchwacheHervorhebung"/>
              </w:rPr>
            </w:pPr>
            <w:r w:rsidRPr="00BB0D4D">
              <w:rPr>
                <w:rStyle w:val="SchwacheHervorhebung"/>
              </w:rPr>
              <w:t>Preconditions:</w:t>
            </w:r>
          </w:p>
        </w:tc>
        <w:tc>
          <w:tcPr>
            <w:tcW w:w="7686" w:type="dxa"/>
          </w:tcPr>
          <w:p w14:paraId="4EE0AA4D" w14:textId="53396E99" w:rsidR="00C70732" w:rsidRPr="00BB0D4D" w:rsidRDefault="002D5047" w:rsidP="002B24FB">
            <w:pPr>
              <w:jc w:val="left"/>
            </w:pPr>
            <w:r>
              <w:t>The user is logged in</w:t>
            </w:r>
          </w:p>
        </w:tc>
      </w:tr>
      <w:tr w:rsidR="00C70732" w:rsidRPr="00CD3953" w14:paraId="43173B18" w14:textId="77777777" w:rsidTr="002B24FB">
        <w:tc>
          <w:tcPr>
            <w:tcW w:w="1526" w:type="dxa"/>
          </w:tcPr>
          <w:p w14:paraId="32300EE4" w14:textId="77777777" w:rsidR="00C70732" w:rsidRPr="00BB0D4D" w:rsidRDefault="00C70732" w:rsidP="002B24FB">
            <w:pPr>
              <w:jc w:val="left"/>
              <w:rPr>
                <w:rStyle w:val="SchwacheHervorhebung"/>
              </w:rPr>
            </w:pPr>
            <w:r w:rsidRPr="00BB0D4D">
              <w:rPr>
                <w:rStyle w:val="SchwacheHervorhebung"/>
              </w:rPr>
              <w:t>Basic Flow:</w:t>
            </w:r>
          </w:p>
        </w:tc>
        <w:tc>
          <w:tcPr>
            <w:tcW w:w="7686" w:type="dxa"/>
          </w:tcPr>
          <w:p w14:paraId="010F98C4" w14:textId="126AE380" w:rsidR="00C70732" w:rsidRDefault="00CF3D96" w:rsidP="00587B0F">
            <w:pPr>
              <w:pStyle w:val="Listenabsatz"/>
              <w:numPr>
                <w:ilvl w:val="0"/>
                <w:numId w:val="44"/>
              </w:numPr>
            </w:pPr>
            <w:r w:rsidRPr="00CF3D96">
              <w:t xml:space="preserve">Select a </w:t>
            </w:r>
            <w:r w:rsidR="00C30369">
              <w:t xml:space="preserve">Model </w:t>
            </w:r>
          </w:p>
          <w:p w14:paraId="3FAF4C84" w14:textId="4E644E20" w:rsidR="00CF3D96" w:rsidRPr="00CF3D96" w:rsidRDefault="00CF3D96" w:rsidP="00587B0F">
            <w:pPr>
              <w:pStyle w:val="Listenabsatz"/>
              <w:numPr>
                <w:ilvl w:val="0"/>
                <w:numId w:val="44"/>
              </w:numPr>
            </w:pPr>
            <w:r>
              <w:t>Apply tag</w:t>
            </w:r>
          </w:p>
        </w:tc>
      </w:tr>
      <w:tr w:rsidR="00C70732" w:rsidRPr="00F040DA" w14:paraId="786F0503" w14:textId="77777777" w:rsidTr="002B24FB">
        <w:tc>
          <w:tcPr>
            <w:tcW w:w="1526" w:type="dxa"/>
          </w:tcPr>
          <w:p w14:paraId="6D42EB12" w14:textId="77777777" w:rsidR="00C70732" w:rsidRDefault="00C70732" w:rsidP="002B24FB">
            <w:pPr>
              <w:jc w:val="left"/>
              <w:rPr>
                <w:rStyle w:val="SchwacheHervorhebung"/>
              </w:rPr>
            </w:pPr>
            <w:r>
              <w:rPr>
                <w:rStyle w:val="SchwacheHervorhebung"/>
              </w:rPr>
              <w:t>Alternate Flow:</w:t>
            </w:r>
          </w:p>
        </w:tc>
        <w:tc>
          <w:tcPr>
            <w:tcW w:w="7686" w:type="dxa"/>
          </w:tcPr>
          <w:p w14:paraId="497DC157" w14:textId="50DD70BC" w:rsidR="00C70732" w:rsidRPr="00C70732" w:rsidRDefault="00CF3D96" w:rsidP="00C70732">
            <w:pPr>
              <w:jc w:val="left"/>
            </w:pPr>
            <w:r>
              <w:t>-</w:t>
            </w:r>
          </w:p>
        </w:tc>
      </w:tr>
      <w:tr w:rsidR="00C70732" w:rsidRPr="00F040DA" w14:paraId="67D94A10" w14:textId="77777777" w:rsidTr="002B24FB">
        <w:trPr>
          <w:trHeight w:val="330"/>
        </w:trPr>
        <w:tc>
          <w:tcPr>
            <w:tcW w:w="1526" w:type="dxa"/>
          </w:tcPr>
          <w:p w14:paraId="56203F32" w14:textId="77777777" w:rsidR="00C70732" w:rsidRPr="00BB0D4D" w:rsidRDefault="00C70732" w:rsidP="002B24FB">
            <w:pPr>
              <w:jc w:val="left"/>
              <w:rPr>
                <w:rStyle w:val="SchwacheHervorhebung"/>
              </w:rPr>
            </w:pPr>
            <w:r>
              <w:rPr>
                <w:rStyle w:val="SchwacheHervorhebung"/>
              </w:rPr>
              <w:t>Exceptions:</w:t>
            </w:r>
          </w:p>
        </w:tc>
        <w:tc>
          <w:tcPr>
            <w:tcW w:w="7686" w:type="dxa"/>
          </w:tcPr>
          <w:p w14:paraId="2E254BCA" w14:textId="5A3AB769" w:rsidR="00C70732" w:rsidRPr="008A59D5" w:rsidRDefault="00CF3D96" w:rsidP="002B24FB">
            <w:pPr>
              <w:jc w:val="left"/>
            </w:pPr>
            <w:r>
              <w:t>-</w:t>
            </w:r>
          </w:p>
        </w:tc>
      </w:tr>
      <w:tr w:rsidR="00C70732" w:rsidRPr="002B2173" w14:paraId="0CD3542C" w14:textId="77777777" w:rsidTr="002B24FB">
        <w:tc>
          <w:tcPr>
            <w:tcW w:w="1526" w:type="dxa"/>
          </w:tcPr>
          <w:p w14:paraId="15FB452C" w14:textId="77777777" w:rsidR="00C70732" w:rsidRPr="00BB0D4D" w:rsidRDefault="00C70732" w:rsidP="002B24FB">
            <w:pPr>
              <w:jc w:val="left"/>
              <w:rPr>
                <w:rStyle w:val="SchwacheHervorhebung"/>
              </w:rPr>
            </w:pPr>
            <w:r w:rsidRPr="00BB0D4D">
              <w:rPr>
                <w:rStyle w:val="SchwacheHervorhebung"/>
              </w:rPr>
              <w:t>Post Conditions:</w:t>
            </w:r>
          </w:p>
        </w:tc>
        <w:tc>
          <w:tcPr>
            <w:tcW w:w="7686" w:type="dxa"/>
          </w:tcPr>
          <w:p w14:paraId="6399580A" w14:textId="6C882DCF" w:rsidR="00C70732" w:rsidRPr="00BB0D4D" w:rsidRDefault="00CF3D96">
            <w:pPr>
              <w:jc w:val="left"/>
            </w:pPr>
            <w:r>
              <w:t xml:space="preserve">The tag </w:t>
            </w:r>
            <w:proofErr w:type="gramStart"/>
            <w:r>
              <w:t>is applied</w:t>
            </w:r>
            <w:proofErr w:type="gramEnd"/>
            <w:r>
              <w:t xml:space="preserve"> to the selected </w:t>
            </w:r>
            <w:r w:rsidR="00C30369">
              <w:t>model</w:t>
            </w:r>
            <w:r>
              <w:t>.</w:t>
            </w:r>
          </w:p>
        </w:tc>
      </w:tr>
    </w:tbl>
    <w:p w14:paraId="30402988" w14:textId="3F52606D" w:rsidR="006F4A91" w:rsidRPr="00DA5801" w:rsidRDefault="006F4A91" w:rsidP="006F4A91">
      <w:pPr>
        <w:pStyle w:val="berschrift2"/>
      </w:pPr>
      <w:bookmarkStart w:id="218" w:name="_Toc457201362"/>
      <w:r>
        <w:t>UC</w:t>
      </w:r>
      <w:r w:rsidR="0000008D">
        <w:t>1</w:t>
      </w:r>
      <w:r w:rsidR="004F0BAF">
        <w:t>6</w:t>
      </w:r>
      <w:r>
        <w:t xml:space="preserve"> – Remove tag from a model</w:t>
      </w:r>
      <w:bookmarkEnd w:id="21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056"/>
        <w:gridCol w:w="7232"/>
      </w:tblGrid>
      <w:tr w:rsidR="006F4A91" w:rsidRPr="002B2173" w14:paraId="4262308C" w14:textId="77777777" w:rsidTr="002B24FB">
        <w:tc>
          <w:tcPr>
            <w:tcW w:w="1526" w:type="dxa"/>
          </w:tcPr>
          <w:p w14:paraId="2886081F" w14:textId="77777777" w:rsidR="006F4A91" w:rsidRPr="00BB0D4D" w:rsidRDefault="006F4A91" w:rsidP="002B24FB">
            <w:pPr>
              <w:jc w:val="left"/>
              <w:rPr>
                <w:rStyle w:val="SchwacheHervorhebung"/>
              </w:rPr>
            </w:pPr>
            <w:r w:rsidRPr="00BB0D4D">
              <w:rPr>
                <w:rStyle w:val="SchwacheHervorhebung"/>
              </w:rPr>
              <w:t>Goal:</w:t>
            </w:r>
          </w:p>
        </w:tc>
        <w:tc>
          <w:tcPr>
            <w:tcW w:w="7686" w:type="dxa"/>
          </w:tcPr>
          <w:p w14:paraId="38F24C34" w14:textId="564A0399" w:rsidR="006F4A91" w:rsidRPr="00BB0D4D" w:rsidRDefault="00C94291">
            <w:pPr>
              <w:jc w:val="left"/>
            </w:pPr>
            <w:r>
              <w:t xml:space="preserve">Remove a tag from a </w:t>
            </w:r>
            <w:r w:rsidR="00C30369">
              <w:t>model</w:t>
            </w:r>
          </w:p>
        </w:tc>
      </w:tr>
      <w:tr w:rsidR="006F4A91" w:rsidRPr="00BB0D4D" w14:paraId="3A67EB75" w14:textId="77777777" w:rsidTr="002B24FB">
        <w:tc>
          <w:tcPr>
            <w:tcW w:w="1526" w:type="dxa"/>
          </w:tcPr>
          <w:p w14:paraId="4BED338A" w14:textId="77777777" w:rsidR="006F4A91" w:rsidRPr="00BB0D4D" w:rsidRDefault="006F4A91" w:rsidP="002B24FB">
            <w:pPr>
              <w:jc w:val="left"/>
              <w:rPr>
                <w:rStyle w:val="SchwacheHervorhebung"/>
              </w:rPr>
            </w:pPr>
            <w:r w:rsidRPr="00BB0D4D">
              <w:rPr>
                <w:rStyle w:val="SchwacheHervorhebung"/>
              </w:rPr>
              <w:t>Actor:</w:t>
            </w:r>
          </w:p>
        </w:tc>
        <w:tc>
          <w:tcPr>
            <w:tcW w:w="7686" w:type="dxa"/>
          </w:tcPr>
          <w:p w14:paraId="65DF1650" w14:textId="53FA93A1" w:rsidR="006F4A91" w:rsidRPr="00BB0D4D" w:rsidRDefault="0068472F" w:rsidP="002B24FB">
            <w:pPr>
              <w:jc w:val="left"/>
            </w:pPr>
            <w:r>
              <w:t>Scientist</w:t>
            </w:r>
          </w:p>
        </w:tc>
      </w:tr>
      <w:tr w:rsidR="006F4A91" w:rsidRPr="002B2173" w14:paraId="47A82925" w14:textId="77777777" w:rsidTr="002B24FB">
        <w:tc>
          <w:tcPr>
            <w:tcW w:w="1526" w:type="dxa"/>
          </w:tcPr>
          <w:p w14:paraId="3FC0ACAA" w14:textId="77777777" w:rsidR="006F4A91" w:rsidRPr="00BB0D4D" w:rsidRDefault="006F4A91" w:rsidP="002B24FB">
            <w:pPr>
              <w:jc w:val="left"/>
              <w:rPr>
                <w:rStyle w:val="SchwacheHervorhebung"/>
              </w:rPr>
            </w:pPr>
            <w:commentRangeStart w:id="219"/>
            <w:r w:rsidRPr="00BB0D4D">
              <w:rPr>
                <w:rStyle w:val="SchwacheHervorhebung"/>
              </w:rPr>
              <w:t>Preconditions</w:t>
            </w:r>
            <w:commentRangeEnd w:id="219"/>
            <w:r w:rsidR="009F7B96">
              <w:rPr>
                <w:rStyle w:val="Kommentarzeichen"/>
              </w:rPr>
              <w:commentReference w:id="219"/>
            </w:r>
            <w:r w:rsidRPr="00BB0D4D">
              <w:rPr>
                <w:rStyle w:val="SchwacheHervorhebung"/>
              </w:rPr>
              <w:t>:</w:t>
            </w:r>
          </w:p>
        </w:tc>
        <w:tc>
          <w:tcPr>
            <w:tcW w:w="7686" w:type="dxa"/>
          </w:tcPr>
          <w:p w14:paraId="5DACC255" w14:textId="5D54C357" w:rsidR="006F4A91" w:rsidRPr="00BB0D4D" w:rsidRDefault="002D5047" w:rsidP="002B24FB">
            <w:pPr>
              <w:jc w:val="left"/>
            </w:pPr>
            <w:r>
              <w:t>The user is logged in</w:t>
            </w:r>
          </w:p>
        </w:tc>
      </w:tr>
      <w:tr w:rsidR="006F4A91" w:rsidRPr="00CD3953" w14:paraId="245B714C" w14:textId="77777777" w:rsidTr="002B24FB">
        <w:tc>
          <w:tcPr>
            <w:tcW w:w="1526" w:type="dxa"/>
          </w:tcPr>
          <w:p w14:paraId="193F4A5C" w14:textId="77777777" w:rsidR="006F4A91" w:rsidRPr="00BB0D4D" w:rsidRDefault="006F4A91" w:rsidP="002B24FB">
            <w:pPr>
              <w:jc w:val="left"/>
              <w:rPr>
                <w:rStyle w:val="SchwacheHervorhebung"/>
              </w:rPr>
            </w:pPr>
            <w:r w:rsidRPr="00BB0D4D">
              <w:rPr>
                <w:rStyle w:val="SchwacheHervorhebung"/>
              </w:rPr>
              <w:t>Basic Flow:</w:t>
            </w:r>
          </w:p>
        </w:tc>
        <w:tc>
          <w:tcPr>
            <w:tcW w:w="7686" w:type="dxa"/>
          </w:tcPr>
          <w:p w14:paraId="4D7BF16E" w14:textId="7078E1CA" w:rsidR="00A737FE" w:rsidRPr="00A737FE" w:rsidRDefault="00A737FE" w:rsidP="00587B0F">
            <w:pPr>
              <w:pStyle w:val="Listenabsatz"/>
              <w:numPr>
                <w:ilvl w:val="0"/>
                <w:numId w:val="45"/>
              </w:numPr>
            </w:pPr>
            <w:r w:rsidRPr="00A737FE">
              <w:t xml:space="preserve">Select a </w:t>
            </w:r>
            <w:r w:rsidR="00C30369">
              <w:t>model</w:t>
            </w:r>
          </w:p>
          <w:p w14:paraId="59A05681" w14:textId="77777777" w:rsidR="006F4A91" w:rsidRDefault="00A737FE" w:rsidP="00587B0F">
            <w:pPr>
              <w:pStyle w:val="Listenabsatz"/>
              <w:numPr>
                <w:ilvl w:val="0"/>
                <w:numId w:val="45"/>
              </w:numPr>
            </w:pPr>
            <w:r>
              <w:t>Remove</w:t>
            </w:r>
            <w:r w:rsidRPr="00A737FE">
              <w:t xml:space="preserve"> tag</w:t>
            </w:r>
          </w:p>
          <w:p w14:paraId="2C145DB3" w14:textId="25C31EEB" w:rsidR="009A7958" w:rsidRPr="00A737FE" w:rsidRDefault="009A7958" w:rsidP="00587B0F">
            <w:pPr>
              <w:pStyle w:val="Listenabsatz"/>
              <w:numPr>
                <w:ilvl w:val="0"/>
                <w:numId w:val="45"/>
              </w:numPr>
              <w:jc w:val="left"/>
            </w:pPr>
            <w:r>
              <w:t>Ask for confirmation</w:t>
            </w:r>
          </w:p>
        </w:tc>
      </w:tr>
      <w:tr w:rsidR="006F4A91" w:rsidRPr="002B2173" w14:paraId="44D6DC91" w14:textId="77777777" w:rsidTr="002B24FB">
        <w:tc>
          <w:tcPr>
            <w:tcW w:w="1526" w:type="dxa"/>
          </w:tcPr>
          <w:p w14:paraId="63163F35" w14:textId="77777777" w:rsidR="006F4A91" w:rsidRDefault="006F4A91" w:rsidP="002B24FB">
            <w:pPr>
              <w:jc w:val="left"/>
              <w:rPr>
                <w:rStyle w:val="SchwacheHervorhebung"/>
              </w:rPr>
            </w:pPr>
            <w:r>
              <w:rPr>
                <w:rStyle w:val="SchwacheHervorhebung"/>
              </w:rPr>
              <w:lastRenderedPageBreak/>
              <w:t>Alternate Flow:</w:t>
            </w:r>
          </w:p>
        </w:tc>
        <w:tc>
          <w:tcPr>
            <w:tcW w:w="7686" w:type="dxa"/>
          </w:tcPr>
          <w:p w14:paraId="75FBB3D8" w14:textId="77777777" w:rsidR="00743F88" w:rsidRDefault="00743F88" w:rsidP="00743F88">
            <w:pPr>
              <w:jc w:val="left"/>
            </w:pPr>
            <w:r>
              <w:t>Cancel deletion</w:t>
            </w:r>
          </w:p>
          <w:p w14:paraId="6783C2D9" w14:textId="542F6C6A" w:rsidR="006F4A91" w:rsidRPr="00743F88" w:rsidRDefault="00743F88" w:rsidP="00587B0F">
            <w:pPr>
              <w:pStyle w:val="Listenabsatz"/>
              <w:numPr>
                <w:ilvl w:val="0"/>
                <w:numId w:val="46"/>
              </w:numPr>
              <w:jc w:val="left"/>
            </w:pPr>
            <w:r w:rsidRPr="00743F88">
              <w:t>Changes are discarded – Post Conditions are skipped</w:t>
            </w:r>
          </w:p>
        </w:tc>
      </w:tr>
      <w:tr w:rsidR="006F4A91" w:rsidRPr="00F040DA" w14:paraId="58EA2181" w14:textId="77777777" w:rsidTr="002B24FB">
        <w:trPr>
          <w:trHeight w:val="330"/>
        </w:trPr>
        <w:tc>
          <w:tcPr>
            <w:tcW w:w="1526" w:type="dxa"/>
          </w:tcPr>
          <w:p w14:paraId="01D8896F" w14:textId="77777777" w:rsidR="006F4A91" w:rsidRPr="00BB0D4D" w:rsidRDefault="006F4A91" w:rsidP="002B24FB">
            <w:pPr>
              <w:jc w:val="left"/>
              <w:rPr>
                <w:rStyle w:val="SchwacheHervorhebung"/>
              </w:rPr>
            </w:pPr>
            <w:r>
              <w:rPr>
                <w:rStyle w:val="SchwacheHervorhebung"/>
              </w:rPr>
              <w:t>Exceptions:</w:t>
            </w:r>
          </w:p>
        </w:tc>
        <w:tc>
          <w:tcPr>
            <w:tcW w:w="7686" w:type="dxa"/>
          </w:tcPr>
          <w:p w14:paraId="6B1D2A3C" w14:textId="07C0CEBB" w:rsidR="006F4A91" w:rsidRPr="008A59D5" w:rsidRDefault="00531840" w:rsidP="002B24FB">
            <w:pPr>
              <w:jc w:val="left"/>
            </w:pPr>
            <w:r>
              <w:t>-</w:t>
            </w:r>
          </w:p>
        </w:tc>
      </w:tr>
      <w:tr w:rsidR="006F4A91" w:rsidRPr="002B2173" w14:paraId="43245F66" w14:textId="77777777" w:rsidTr="002B24FB">
        <w:tc>
          <w:tcPr>
            <w:tcW w:w="1526" w:type="dxa"/>
          </w:tcPr>
          <w:p w14:paraId="29143D63" w14:textId="77777777" w:rsidR="006F4A91" w:rsidRPr="00BB0D4D" w:rsidRDefault="006F4A91" w:rsidP="002B24FB">
            <w:pPr>
              <w:jc w:val="left"/>
              <w:rPr>
                <w:rStyle w:val="SchwacheHervorhebung"/>
              </w:rPr>
            </w:pPr>
            <w:r w:rsidRPr="00BB0D4D">
              <w:rPr>
                <w:rStyle w:val="SchwacheHervorhebung"/>
              </w:rPr>
              <w:t>Post Conditions:</w:t>
            </w:r>
          </w:p>
        </w:tc>
        <w:tc>
          <w:tcPr>
            <w:tcW w:w="7686" w:type="dxa"/>
          </w:tcPr>
          <w:p w14:paraId="0883CB8C" w14:textId="687B0116" w:rsidR="006F4A91" w:rsidRPr="00BB0D4D" w:rsidRDefault="00531840">
            <w:pPr>
              <w:jc w:val="left"/>
            </w:pPr>
            <w:r>
              <w:t xml:space="preserve">The tag </w:t>
            </w:r>
            <w:proofErr w:type="gramStart"/>
            <w:r>
              <w:t>is removed</w:t>
            </w:r>
            <w:proofErr w:type="gramEnd"/>
            <w:r>
              <w:t xml:space="preserve"> from the </w:t>
            </w:r>
            <w:r w:rsidR="00C30369">
              <w:t>model</w:t>
            </w:r>
            <w:r>
              <w:t>.</w:t>
            </w:r>
          </w:p>
        </w:tc>
      </w:tr>
    </w:tbl>
    <w:p w14:paraId="2DF2B147" w14:textId="51E588D3" w:rsidR="006F4A91" w:rsidRPr="00DA5801" w:rsidRDefault="006F4A91" w:rsidP="006F4A91">
      <w:pPr>
        <w:pStyle w:val="berschrift2"/>
      </w:pPr>
      <w:bookmarkStart w:id="220" w:name="_Toc457201363"/>
      <w:r>
        <w:t>UC</w:t>
      </w:r>
      <w:r w:rsidR="0000008D">
        <w:t>1</w:t>
      </w:r>
      <w:r w:rsidR="004F0BAF">
        <w:t>7</w:t>
      </w:r>
      <w:r>
        <w:t xml:space="preserve"> – Set QC Flag</w:t>
      </w:r>
      <w:bookmarkEnd w:id="2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064"/>
        <w:gridCol w:w="7224"/>
      </w:tblGrid>
      <w:tr w:rsidR="006F4A91" w:rsidRPr="002B2173" w14:paraId="01470BC4" w14:textId="77777777" w:rsidTr="002B24FB">
        <w:tc>
          <w:tcPr>
            <w:tcW w:w="1526" w:type="dxa"/>
          </w:tcPr>
          <w:p w14:paraId="5287B906" w14:textId="77777777" w:rsidR="006F4A91" w:rsidRPr="00BB0D4D" w:rsidRDefault="006F4A91" w:rsidP="002B24FB">
            <w:pPr>
              <w:jc w:val="left"/>
              <w:rPr>
                <w:rStyle w:val="SchwacheHervorhebung"/>
              </w:rPr>
            </w:pPr>
            <w:r w:rsidRPr="00BB0D4D">
              <w:rPr>
                <w:rStyle w:val="SchwacheHervorhebung"/>
              </w:rPr>
              <w:t>Goal:</w:t>
            </w:r>
          </w:p>
        </w:tc>
        <w:tc>
          <w:tcPr>
            <w:tcW w:w="7686" w:type="dxa"/>
          </w:tcPr>
          <w:p w14:paraId="3BD1F8EA" w14:textId="15E04082" w:rsidR="006F4A91" w:rsidRPr="00BB0D4D" w:rsidRDefault="002B4764" w:rsidP="00DF1C46">
            <w:pPr>
              <w:jc w:val="left"/>
            </w:pPr>
            <w:r>
              <w:t xml:space="preserve">Set QC </w:t>
            </w:r>
            <w:r w:rsidR="00DF1C46">
              <w:t xml:space="preserve">status </w:t>
            </w:r>
            <w:r w:rsidR="00DF1C46" w:rsidRPr="0067047E">
              <w:t>(true = passed QC/ false = failed QC)</w:t>
            </w:r>
            <w:r w:rsidR="00DF1C46">
              <w:t>.</w:t>
            </w:r>
          </w:p>
        </w:tc>
      </w:tr>
      <w:tr w:rsidR="006F4A91" w:rsidRPr="00BB0D4D" w14:paraId="641E2578" w14:textId="77777777" w:rsidTr="002B24FB">
        <w:tc>
          <w:tcPr>
            <w:tcW w:w="1526" w:type="dxa"/>
          </w:tcPr>
          <w:p w14:paraId="1D9B211E" w14:textId="77777777" w:rsidR="006F4A91" w:rsidRPr="00BB0D4D" w:rsidRDefault="006F4A91" w:rsidP="002B24FB">
            <w:pPr>
              <w:jc w:val="left"/>
              <w:rPr>
                <w:rStyle w:val="SchwacheHervorhebung"/>
              </w:rPr>
            </w:pPr>
            <w:r w:rsidRPr="00BB0D4D">
              <w:rPr>
                <w:rStyle w:val="SchwacheHervorhebung"/>
              </w:rPr>
              <w:t>Actor:</w:t>
            </w:r>
          </w:p>
        </w:tc>
        <w:tc>
          <w:tcPr>
            <w:tcW w:w="7686" w:type="dxa"/>
          </w:tcPr>
          <w:p w14:paraId="6352373E" w14:textId="1A6EF4DC" w:rsidR="006F4A91" w:rsidRPr="00BB0D4D" w:rsidRDefault="0068472F" w:rsidP="002B24FB">
            <w:pPr>
              <w:jc w:val="left"/>
            </w:pPr>
            <w:r>
              <w:t>Reviewer</w:t>
            </w:r>
          </w:p>
        </w:tc>
      </w:tr>
      <w:tr w:rsidR="006F4A91" w:rsidRPr="002B2173" w14:paraId="0CDA3DF7" w14:textId="77777777" w:rsidTr="002B24FB">
        <w:tc>
          <w:tcPr>
            <w:tcW w:w="1526" w:type="dxa"/>
          </w:tcPr>
          <w:p w14:paraId="739049F4" w14:textId="77777777" w:rsidR="006F4A91" w:rsidRPr="00BB0D4D" w:rsidRDefault="006F4A91" w:rsidP="002B24FB">
            <w:pPr>
              <w:jc w:val="left"/>
              <w:rPr>
                <w:rStyle w:val="SchwacheHervorhebung"/>
              </w:rPr>
            </w:pPr>
            <w:commentRangeStart w:id="221"/>
            <w:r w:rsidRPr="00BB0D4D">
              <w:rPr>
                <w:rStyle w:val="SchwacheHervorhebung"/>
              </w:rPr>
              <w:t>Preconditions:</w:t>
            </w:r>
            <w:commentRangeEnd w:id="221"/>
            <w:r w:rsidR="009F7B96">
              <w:rPr>
                <w:rStyle w:val="Kommentarzeichen"/>
              </w:rPr>
              <w:commentReference w:id="221"/>
            </w:r>
          </w:p>
        </w:tc>
        <w:tc>
          <w:tcPr>
            <w:tcW w:w="7686" w:type="dxa"/>
          </w:tcPr>
          <w:p w14:paraId="0171FBEC" w14:textId="1CDB7657" w:rsidR="006F4A91" w:rsidRPr="00BB0D4D" w:rsidRDefault="002D5047" w:rsidP="002B24FB">
            <w:pPr>
              <w:jc w:val="left"/>
            </w:pPr>
            <w:r>
              <w:t>The user is logged in</w:t>
            </w:r>
            <w:r w:rsidR="00DB2329">
              <w:t xml:space="preserve"> and is a reviewer of the selected project</w:t>
            </w:r>
          </w:p>
        </w:tc>
      </w:tr>
      <w:tr w:rsidR="006F4A91" w:rsidRPr="002B2173" w14:paraId="2BE482B9" w14:textId="77777777" w:rsidTr="002B24FB">
        <w:tc>
          <w:tcPr>
            <w:tcW w:w="1526" w:type="dxa"/>
          </w:tcPr>
          <w:p w14:paraId="2B87ED2C" w14:textId="77777777" w:rsidR="006F4A91" w:rsidRPr="00BB0D4D" w:rsidRDefault="006F4A91" w:rsidP="002B24FB">
            <w:pPr>
              <w:jc w:val="left"/>
              <w:rPr>
                <w:rStyle w:val="SchwacheHervorhebung"/>
              </w:rPr>
            </w:pPr>
            <w:r w:rsidRPr="00BB0D4D">
              <w:rPr>
                <w:rStyle w:val="SchwacheHervorhebung"/>
              </w:rPr>
              <w:t>Basic Flow:</w:t>
            </w:r>
          </w:p>
        </w:tc>
        <w:tc>
          <w:tcPr>
            <w:tcW w:w="7686" w:type="dxa"/>
          </w:tcPr>
          <w:p w14:paraId="32F30169" w14:textId="56D68409" w:rsidR="000673B4" w:rsidRPr="000673B4" w:rsidRDefault="000673B4" w:rsidP="00587B0F">
            <w:pPr>
              <w:pStyle w:val="Listenabsatz"/>
              <w:numPr>
                <w:ilvl w:val="0"/>
                <w:numId w:val="49"/>
              </w:numPr>
            </w:pPr>
            <w:r>
              <w:t xml:space="preserve">Select </w:t>
            </w:r>
            <w:r w:rsidR="00130183">
              <w:t xml:space="preserve">one to </w:t>
            </w:r>
            <w:commentRangeStart w:id="222"/>
            <w:r w:rsidR="00130183">
              <w:t>many entities</w:t>
            </w:r>
            <w:commentRangeEnd w:id="222"/>
            <w:r w:rsidR="009F7B96">
              <w:rPr>
                <w:rStyle w:val="Kommentarzeichen"/>
              </w:rPr>
              <w:commentReference w:id="222"/>
            </w:r>
          </w:p>
          <w:p w14:paraId="18A2780E" w14:textId="6376BE05" w:rsidR="006F4A91" w:rsidRPr="00C70732" w:rsidRDefault="000673B4" w:rsidP="00587B0F">
            <w:pPr>
              <w:pStyle w:val="Listenabsatz"/>
              <w:numPr>
                <w:ilvl w:val="0"/>
                <w:numId w:val="49"/>
              </w:numPr>
            </w:pPr>
            <w:commentRangeStart w:id="223"/>
            <w:r>
              <w:t>Set</w:t>
            </w:r>
            <w:commentRangeEnd w:id="223"/>
            <w:r w:rsidR="00E03811">
              <w:rPr>
                <w:rStyle w:val="Kommentarzeichen"/>
              </w:rPr>
              <w:commentReference w:id="223"/>
            </w:r>
            <w:r>
              <w:t xml:space="preserve"> QC status passed or failed</w:t>
            </w:r>
          </w:p>
        </w:tc>
      </w:tr>
      <w:tr w:rsidR="006F4A91" w:rsidRPr="00F040DA" w14:paraId="325FCC11" w14:textId="77777777" w:rsidTr="002B24FB">
        <w:tc>
          <w:tcPr>
            <w:tcW w:w="1526" w:type="dxa"/>
          </w:tcPr>
          <w:p w14:paraId="7877B5ED" w14:textId="77777777" w:rsidR="006F4A91" w:rsidRDefault="006F4A91" w:rsidP="002B24FB">
            <w:pPr>
              <w:jc w:val="left"/>
              <w:rPr>
                <w:rStyle w:val="SchwacheHervorhebung"/>
              </w:rPr>
            </w:pPr>
            <w:r>
              <w:rPr>
                <w:rStyle w:val="SchwacheHervorhebung"/>
              </w:rPr>
              <w:t>Alternate Flow:</w:t>
            </w:r>
          </w:p>
        </w:tc>
        <w:tc>
          <w:tcPr>
            <w:tcW w:w="7686" w:type="dxa"/>
          </w:tcPr>
          <w:p w14:paraId="238B4EEE" w14:textId="5D64B456" w:rsidR="006F4A91" w:rsidRPr="00C70732" w:rsidRDefault="000673B4" w:rsidP="002B24FB">
            <w:pPr>
              <w:jc w:val="left"/>
            </w:pPr>
            <w:commentRangeStart w:id="224"/>
            <w:r>
              <w:t>-</w:t>
            </w:r>
            <w:commentRangeEnd w:id="224"/>
            <w:r w:rsidR="009F7B96">
              <w:rPr>
                <w:rStyle w:val="Kommentarzeichen"/>
              </w:rPr>
              <w:commentReference w:id="224"/>
            </w:r>
          </w:p>
        </w:tc>
      </w:tr>
      <w:tr w:rsidR="006F4A91" w:rsidRPr="00F040DA" w14:paraId="4B6C2094" w14:textId="77777777" w:rsidTr="002B24FB">
        <w:trPr>
          <w:trHeight w:val="330"/>
        </w:trPr>
        <w:tc>
          <w:tcPr>
            <w:tcW w:w="1526" w:type="dxa"/>
          </w:tcPr>
          <w:p w14:paraId="20246638" w14:textId="77777777" w:rsidR="006F4A91" w:rsidRPr="00BB0D4D" w:rsidRDefault="006F4A91" w:rsidP="002B24FB">
            <w:pPr>
              <w:jc w:val="left"/>
              <w:rPr>
                <w:rStyle w:val="SchwacheHervorhebung"/>
              </w:rPr>
            </w:pPr>
            <w:r>
              <w:rPr>
                <w:rStyle w:val="SchwacheHervorhebung"/>
              </w:rPr>
              <w:t>Exceptions:</w:t>
            </w:r>
          </w:p>
        </w:tc>
        <w:tc>
          <w:tcPr>
            <w:tcW w:w="7686" w:type="dxa"/>
          </w:tcPr>
          <w:p w14:paraId="2F72351B" w14:textId="560A938D" w:rsidR="006F4A91" w:rsidRPr="008A59D5" w:rsidRDefault="00F14098" w:rsidP="002B24FB">
            <w:pPr>
              <w:jc w:val="left"/>
            </w:pPr>
            <w:r>
              <w:t>-</w:t>
            </w:r>
          </w:p>
        </w:tc>
      </w:tr>
      <w:tr w:rsidR="006F4A91" w:rsidRPr="002B2173" w14:paraId="65284C6B" w14:textId="77777777" w:rsidTr="002B24FB">
        <w:tc>
          <w:tcPr>
            <w:tcW w:w="1526" w:type="dxa"/>
          </w:tcPr>
          <w:p w14:paraId="0E2AAA75" w14:textId="77777777" w:rsidR="006F4A91" w:rsidRPr="00BB0D4D" w:rsidRDefault="006F4A91" w:rsidP="002B24FB">
            <w:pPr>
              <w:jc w:val="left"/>
              <w:rPr>
                <w:rStyle w:val="SchwacheHervorhebung"/>
              </w:rPr>
            </w:pPr>
            <w:r w:rsidRPr="00BB0D4D">
              <w:rPr>
                <w:rStyle w:val="SchwacheHervorhebung"/>
              </w:rPr>
              <w:t>Post Conditions:</w:t>
            </w:r>
          </w:p>
        </w:tc>
        <w:tc>
          <w:tcPr>
            <w:tcW w:w="7686" w:type="dxa"/>
          </w:tcPr>
          <w:p w14:paraId="15D9F212" w14:textId="14A76F1B" w:rsidR="002B4764" w:rsidRPr="00BB0D4D" w:rsidRDefault="002B4764" w:rsidP="00130183">
            <w:r>
              <w:t>In case of false</w:t>
            </w:r>
            <w:r w:rsidR="00130183">
              <w:t xml:space="preserve"> all related entities are invalid as well</w:t>
            </w:r>
            <w:r>
              <w:t>.</w:t>
            </w:r>
          </w:p>
        </w:tc>
      </w:tr>
    </w:tbl>
    <w:p w14:paraId="18569E81" w14:textId="1747420F" w:rsidR="00A31265" w:rsidRPr="00DA5801" w:rsidRDefault="00A31265" w:rsidP="00A31265">
      <w:pPr>
        <w:pStyle w:val="berschrift2"/>
      </w:pPr>
      <w:bookmarkStart w:id="225" w:name="_Toc457201364"/>
      <w:r>
        <w:t>UC</w:t>
      </w:r>
      <w:r w:rsidR="0000008D">
        <w:t>1</w:t>
      </w:r>
      <w:r w:rsidR="004F0BAF">
        <w:t>8</w:t>
      </w:r>
      <w:r>
        <w:t xml:space="preserve"> – Export Project</w:t>
      </w:r>
      <w:bookmarkEnd w:id="2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045"/>
        <w:gridCol w:w="7243"/>
      </w:tblGrid>
      <w:tr w:rsidR="00A31265" w:rsidRPr="002B2173" w14:paraId="35E5E7C3" w14:textId="77777777" w:rsidTr="002B24FB">
        <w:tc>
          <w:tcPr>
            <w:tcW w:w="1526" w:type="dxa"/>
          </w:tcPr>
          <w:p w14:paraId="4E0B8B69" w14:textId="77777777" w:rsidR="00A31265" w:rsidRPr="00BB0D4D" w:rsidRDefault="00A31265" w:rsidP="002B24FB">
            <w:pPr>
              <w:jc w:val="left"/>
              <w:rPr>
                <w:rStyle w:val="SchwacheHervorhebung"/>
              </w:rPr>
            </w:pPr>
            <w:r w:rsidRPr="00BB0D4D">
              <w:rPr>
                <w:rStyle w:val="SchwacheHervorhebung"/>
              </w:rPr>
              <w:t>Goal:</w:t>
            </w:r>
          </w:p>
        </w:tc>
        <w:tc>
          <w:tcPr>
            <w:tcW w:w="7686" w:type="dxa"/>
          </w:tcPr>
          <w:p w14:paraId="2BF01F1A" w14:textId="34600EE8" w:rsidR="00A31265" w:rsidRPr="00BB0D4D" w:rsidRDefault="002D4225" w:rsidP="002B24FB">
            <w:pPr>
              <w:jc w:val="left"/>
            </w:pPr>
            <w:r>
              <w:t>Export project data as a ZIP file.</w:t>
            </w:r>
          </w:p>
        </w:tc>
      </w:tr>
      <w:tr w:rsidR="00A31265" w:rsidRPr="00BB0D4D" w14:paraId="5418673F" w14:textId="77777777" w:rsidTr="002B24FB">
        <w:tc>
          <w:tcPr>
            <w:tcW w:w="1526" w:type="dxa"/>
          </w:tcPr>
          <w:p w14:paraId="4FF8E9F9" w14:textId="77777777" w:rsidR="00A31265" w:rsidRPr="00BB0D4D" w:rsidRDefault="00A31265" w:rsidP="002B24FB">
            <w:pPr>
              <w:jc w:val="left"/>
              <w:rPr>
                <w:rStyle w:val="SchwacheHervorhebung"/>
              </w:rPr>
            </w:pPr>
            <w:r w:rsidRPr="00BB0D4D">
              <w:rPr>
                <w:rStyle w:val="SchwacheHervorhebung"/>
              </w:rPr>
              <w:t>Actor:</w:t>
            </w:r>
          </w:p>
        </w:tc>
        <w:tc>
          <w:tcPr>
            <w:tcW w:w="7686" w:type="dxa"/>
          </w:tcPr>
          <w:p w14:paraId="1B34CFE6" w14:textId="0F646B24" w:rsidR="00A31265" w:rsidRPr="00BB0D4D" w:rsidRDefault="0068472F" w:rsidP="002B24FB">
            <w:pPr>
              <w:jc w:val="left"/>
            </w:pPr>
            <w:r>
              <w:t>Scientist, Manager</w:t>
            </w:r>
          </w:p>
        </w:tc>
      </w:tr>
      <w:tr w:rsidR="00A31265" w:rsidRPr="002B2173" w14:paraId="7A5FDAB2" w14:textId="77777777" w:rsidTr="002B24FB">
        <w:tc>
          <w:tcPr>
            <w:tcW w:w="1526" w:type="dxa"/>
          </w:tcPr>
          <w:p w14:paraId="473DBAAC" w14:textId="77777777" w:rsidR="00A31265" w:rsidRPr="00BB0D4D" w:rsidRDefault="00A31265" w:rsidP="002B24FB">
            <w:pPr>
              <w:jc w:val="left"/>
              <w:rPr>
                <w:rStyle w:val="SchwacheHervorhebung"/>
              </w:rPr>
            </w:pPr>
            <w:commentRangeStart w:id="226"/>
            <w:r w:rsidRPr="00BB0D4D">
              <w:rPr>
                <w:rStyle w:val="SchwacheHervorhebung"/>
              </w:rPr>
              <w:t>Preconditions:</w:t>
            </w:r>
            <w:commentRangeEnd w:id="226"/>
            <w:r w:rsidR="009F7B96">
              <w:rPr>
                <w:rStyle w:val="Kommentarzeichen"/>
              </w:rPr>
              <w:commentReference w:id="226"/>
            </w:r>
          </w:p>
        </w:tc>
        <w:tc>
          <w:tcPr>
            <w:tcW w:w="7686" w:type="dxa"/>
          </w:tcPr>
          <w:p w14:paraId="262F29B5" w14:textId="2484B009" w:rsidR="00A31265" w:rsidRPr="00BB0D4D" w:rsidRDefault="002D5047" w:rsidP="002B24FB">
            <w:pPr>
              <w:jc w:val="left"/>
            </w:pPr>
            <w:r>
              <w:t>The user is logged in</w:t>
            </w:r>
          </w:p>
        </w:tc>
      </w:tr>
      <w:tr w:rsidR="00A31265" w:rsidRPr="00CD3953" w14:paraId="0BC0C9C5" w14:textId="77777777" w:rsidTr="002B24FB">
        <w:tc>
          <w:tcPr>
            <w:tcW w:w="1526" w:type="dxa"/>
          </w:tcPr>
          <w:p w14:paraId="4A55C59E" w14:textId="77777777" w:rsidR="00A31265" w:rsidRPr="00BB0D4D" w:rsidRDefault="00A31265" w:rsidP="002B24FB">
            <w:pPr>
              <w:jc w:val="left"/>
              <w:rPr>
                <w:rStyle w:val="SchwacheHervorhebung"/>
              </w:rPr>
            </w:pPr>
            <w:r w:rsidRPr="00BB0D4D">
              <w:rPr>
                <w:rStyle w:val="SchwacheHervorhebung"/>
              </w:rPr>
              <w:t>Basic Flow:</w:t>
            </w:r>
          </w:p>
        </w:tc>
        <w:tc>
          <w:tcPr>
            <w:tcW w:w="7686" w:type="dxa"/>
          </w:tcPr>
          <w:p w14:paraId="134DB9C1" w14:textId="77777777" w:rsidR="00A31265" w:rsidRDefault="00772FE1" w:rsidP="00587B0F">
            <w:pPr>
              <w:pStyle w:val="Listenabsatz"/>
              <w:numPr>
                <w:ilvl w:val="0"/>
                <w:numId w:val="47"/>
              </w:numPr>
            </w:pPr>
            <w:r w:rsidRPr="00772FE1">
              <w:t>Select a project</w:t>
            </w:r>
          </w:p>
          <w:p w14:paraId="578B080D" w14:textId="1BAE99E3" w:rsidR="00772FE1" w:rsidRPr="00772FE1" w:rsidRDefault="00772FE1" w:rsidP="00587B0F">
            <w:pPr>
              <w:pStyle w:val="Listenabsatz"/>
              <w:numPr>
                <w:ilvl w:val="0"/>
                <w:numId w:val="47"/>
              </w:numPr>
            </w:pPr>
            <w:r>
              <w:t>Select “Export”</w:t>
            </w:r>
          </w:p>
        </w:tc>
      </w:tr>
      <w:tr w:rsidR="00A31265" w:rsidRPr="00F040DA" w14:paraId="560DEBCB" w14:textId="77777777" w:rsidTr="002B24FB">
        <w:tc>
          <w:tcPr>
            <w:tcW w:w="1526" w:type="dxa"/>
          </w:tcPr>
          <w:p w14:paraId="7E094562" w14:textId="77777777" w:rsidR="00A31265" w:rsidRDefault="00A31265" w:rsidP="002B24FB">
            <w:pPr>
              <w:jc w:val="left"/>
              <w:rPr>
                <w:rStyle w:val="SchwacheHervorhebung"/>
              </w:rPr>
            </w:pPr>
            <w:r>
              <w:rPr>
                <w:rStyle w:val="SchwacheHervorhebung"/>
              </w:rPr>
              <w:t>Alternate Flow:</w:t>
            </w:r>
          </w:p>
        </w:tc>
        <w:tc>
          <w:tcPr>
            <w:tcW w:w="7686" w:type="dxa"/>
          </w:tcPr>
          <w:p w14:paraId="44B7B0FE" w14:textId="14524F6B" w:rsidR="00A31265" w:rsidRPr="00C70732" w:rsidRDefault="00772FE1" w:rsidP="002B24FB">
            <w:pPr>
              <w:jc w:val="left"/>
            </w:pPr>
            <w:r>
              <w:t>-</w:t>
            </w:r>
          </w:p>
        </w:tc>
      </w:tr>
      <w:tr w:rsidR="00A31265" w:rsidRPr="00F040DA" w14:paraId="031A1619" w14:textId="77777777" w:rsidTr="002B24FB">
        <w:trPr>
          <w:trHeight w:val="330"/>
        </w:trPr>
        <w:tc>
          <w:tcPr>
            <w:tcW w:w="1526" w:type="dxa"/>
          </w:tcPr>
          <w:p w14:paraId="6F1BBDAF" w14:textId="77777777" w:rsidR="00A31265" w:rsidRPr="00BB0D4D" w:rsidRDefault="00A31265" w:rsidP="002B24FB">
            <w:pPr>
              <w:jc w:val="left"/>
              <w:rPr>
                <w:rStyle w:val="SchwacheHervorhebung"/>
              </w:rPr>
            </w:pPr>
            <w:r>
              <w:rPr>
                <w:rStyle w:val="SchwacheHervorhebung"/>
              </w:rPr>
              <w:t>Exceptions:</w:t>
            </w:r>
          </w:p>
        </w:tc>
        <w:tc>
          <w:tcPr>
            <w:tcW w:w="7686" w:type="dxa"/>
          </w:tcPr>
          <w:p w14:paraId="1648D4D8" w14:textId="34BD66F5" w:rsidR="00A31265" w:rsidRPr="008A59D5" w:rsidRDefault="00772FE1" w:rsidP="002B24FB">
            <w:pPr>
              <w:jc w:val="left"/>
            </w:pPr>
            <w:del w:id="227" w:author="Christian Flandorfer" w:date="2016-07-20T16:15:00Z">
              <w:r w:rsidDel="007749AC">
                <w:delText>-</w:delText>
              </w:r>
            </w:del>
          </w:p>
        </w:tc>
      </w:tr>
      <w:tr w:rsidR="00A31265" w:rsidRPr="007706EE" w14:paraId="3BE370BC" w14:textId="77777777" w:rsidTr="002B24FB">
        <w:tc>
          <w:tcPr>
            <w:tcW w:w="1526" w:type="dxa"/>
          </w:tcPr>
          <w:p w14:paraId="1ACE7654" w14:textId="77777777" w:rsidR="00A31265" w:rsidRPr="00BB0D4D" w:rsidRDefault="00A31265" w:rsidP="002B24FB">
            <w:pPr>
              <w:jc w:val="left"/>
              <w:rPr>
                <w:rStyle w:val="SchwacheHervorhebung"/>
              </w:rPr>
            </w:pPr>
            <w:r w:rsidRPr="00BB0D4D">
              <w:rPr>
                <w:rStyle w:val="SchwacheHervorhebung"/>
              </w:rPr>
              <w:t>Post Conditions:</w:t>
            </w:r>
          </w:p>
        </w:tc>
        <w:tc>
          <w:tcPr>
            <w:tcW w:w="7686" w:type="dxa"/>
          </w:tcPr>
          <w:p w14:paraId="049A0540" w14:textId="77777777" w:rsidR="007141E5" w:rsidRDefault="007141E5" w:rsidP="007141E5">
            <w:r>
              <w:t>The export is a ZIP file containing the following files:</w:t>
            </w:r>
          </w:p>
          <w:p w14:paraId="00E27772" w14:textId="77777777" w:rsidR="007141E5" w:rsidRDefault="007141E5" w:rsidP="00587B0F">
            <w:pPr>
              <w:pStyle w:val="Listenabsatz"/>
              <w:numPr>
                <w:ilvl w:val="0"/>
                <w:numId w:val="48"/>
              </w:numPr>
            </w:pPr>
            <w:r>
              <w:t>A XML file containing all project data description (e.g. input files, output files, assumptions, …)</w:t>
            </w:r>
          </w:p>
          <w:p w14:paraId="7D9E45A9" w14:textId="6285C71A" w:rsidR="00A31265" w:rsidRPr="007141E5" w:rsidRDefault="007141E5" w:rsidP="00D72D2A">
            <w:pPr>
              <w:pStyle w:val="Listenabsatz"/>
              <w:numPr>
                <w:ilvl w:val="0"/>
                <w:numId w:val="48"/>
              </w:numPr>
            </w:pPr>
            <w:r w:rsidRPr="007141E5">
              <w:t xml:space="preserve">All </w:t>
            </w:r>
            <w:r w:rsidR="00D72D2A">
              <w:t>project related</w:t>
            </w:r>
            <w:r w:rsidR="00110CFB">
              <w:t xml:space="preserve"> </w:t>
            </w:r>
            <w:r w:rsidRPr="007141E5">
              <w:t>files.</w:t>
            </w:r>
          </w:p>
        </w:tc>
      </w:tr>
    </w:tbl>
    <w:p w14:paraId="6F279896" w14:textId="23BDFEFC" w:rsidR="00A31265" w:rsidRPr="00DA5801" w:rsidRDefault="0000008D" w:rsidP="00A31265">
      <w:pPr>
        <w:pStyle w:val="berschrift2"/>
      </w:pPr>
      <w:bookmarkStart w:id="228" w:name="_Toc457201365"/>
      <w:r>
        <w:t>UC</w:t>
      </w:r>
      <w:r w:rsidR="0097313F">
        <w:t>1</w:t>
      </w:r>
      <w:r w:rsidR="002511F4">
        <w:t>9</w:t>
      </w:r>
      <w:r w:rsidR="00A31265">
        <w:t xml:space="preserve"> – Copy Table</w:t>
      </w:r>
      <w:bookmarkEnd w:id="22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A31265" w:rsidRPr="002B2173" w14:paraId="3825B286" w14:textId="77777777" w:rsidTr="002B24FB">
        <w:tc>
          <w:tcPr>
            <w:tcW w:w="1526" w:type="dxa"/>
          </w:tcPr>
          <w:p w14:paraId="5D15A0DC" w14:textId="77777777" w:rsidR="00A31265" w:rsidRPr="00BB0D4D" w:rsidRDefault="00A31265" w:rsidP="002B24FB">
            <w:pPr>
              <w:jc w:val="left"/>
              <w:rPr>
                <w:rStyle w:val="SchwacheHervorhebung"/>
              </w:rPr>
            </w:pPr>
            <w:r w:rsidRPr="00BB0D4D">
              <w:rPr>
                <w:rStyle w:val="SchwacheHervorhebung"/>
              </w:rPr>
              <w:t>Goal:</w:t>
            </w:r>
          </w:p>
        </w:tc>
        <w:tc>
          <w:tcPr>
            <w:tcW w:w="7686" w:type="dxa"/>
          </w:tcPr>
          <w:p w14:paraId="21C90731" w14:textId="4D78D66C" w:rsidR="00A31265" w:rsidRPr="00BB0D4D" w:rsidRDefault="00B01597" w:rsidP="002B24FB">
            <w:pPr>
              <w:jc w:val="left"/>
            </w:pPr>
            <w:r>
              <w:t xml:space="preserve">For every HTML table copy the content into clipboard for pasting it into e.g. </w:t>
            </w:r>
            <w:r w:rsidR="00ED4A01">
              <w:t>Word or Excel.</w:t>
            </w:r>
          </w:p>
        </w:tc>
      </w:tr>
      <w:tr w:rsidR="00A31265" w:rsidRPr="00B01597" w14:paraId="5837BF6E" w14:textId="77777777" w:rsidTr="002B24FB">
        <w:tc>
          <w:tcPr>
            <w:tcW w:w="1526" w:type="dxa"/>
          </w:tcPr>
          <w:p w14:paraId="193EA2B6" w14:textId="77777777" w:rsidR="00A31265" w:rsidRPr="00BB0D4D" w:rsidRDefault="00A31265" w:rsidP="002B24FB">
            <w:pPr>
              <w:jc w:val="left"/>
              <w:rPr>
                <w:rStyle w:val="SchwacheHervorhebung"/>
              </w:rPr>
            </w:pPr>
            <w:r w:rsidRPr="00BB0D4D">
              <w:rPr>
                <w:rStyle w:val="SchwacheHervorhebung"/>
              </w:rPr>
              <w:t>Actor:</w:t>
            </w:r>
          </w:p>
        </w:tc>
        <w:tc>
          <w:tcPr>
            <w:tcW w:w="7686" w:type="dxa"/>
          </w:tcPr>
          <w:p w14:paraId="12F4E667" w14:textId="65D72BB0" w:rsidR="00A31265" w:rsidRPr="00BB0D4D" w:rsidRDefault="00B01597" w:rsidP="002B24FB">
            <w:pPr>
              <w:jc w:val="left"/>
            </w:pPr>
            <w:r>
              <w:t>Scientist, Manager</w:t>
            </w:r>
          </w:p>
        </w:tc>
      </w:tr>
      <w:tr w:rsidR="00A31265" w:rsidRPr="002B2173" w14:paraId="1A0A5F7D" w14:textId="77777777" w:rsidTr="002B24FB">
        <w:tc>
          <w:tcPr>
            <w:tcW w:w="1526" w:type="dxa"/>
          </w:tcPr>
          <w:p w14:paraId="6DB7B9C6" w14:textId="77777777" w:rsidR="00A31265" w:rsidRPr="00BB0D4D" w:rsidRDefault="00A31265" w:rsidP="002B24FB">
            <w:pPr>
              <w:jc w:val="left"/>
              <w:rPr>
                <w:rStyle w:val="SchwacheHervorhebung"/>
              </w:rPr>
            </w:pPr>
            <w:r w:rsidRPr="00BB0D4D">
              <w:rPr>
                <w:rStyle w:val="SchwacheHervorhebung"/>
              </w:rPr>
              <w:t>Preconditions:</w:t>
            </w:r>
          </w:p>
        </w:tc>
        <w:tc>
          <w:tcPr>
            <w:tcW w:w="7686" w:type="dxa"/>
          </w:tcPr>
          <w:p w14:paraId="3C5EC077" w14:textId="3264A6E3" w:rsidR="00B01597" w:rsidRPr="00BB0D4D" w:rsidRDefault="002D5047" w:rsidP="00B01597">
            <w:pPr>
              <w:jc w:val="left"/>
            </w:pPr>
            <w:r>
              <w:t>The user is logged in</w:t>
            </w:r>
          </w:p>
        </w:tc>
      </w:tr>
      <w:tr w:rsidR="00A31265" w:rsidRPr="002B2173" w14:paraId="34FC4CC7" w14:textId="77777777" w:rsidTr="002B24FB">
        <w:tc>
          <w:tcPr>
            <w:tcW w:w="1526" w:type="dxa"/>
          </w:tcPr>
          <w:p w14:paraId="1AFDF21D" w14:textId="77777777" w:rsidR="00A31265" w:rsidRPr="00BB0D4D" w:rsidRDefault="00A31265" w:rsidP="002B24FB">
            <w:pPr>
              <w:jc w:val="left"/>
              <w:rPr>
                <w:rStyle w:val="SchwacheHervorhebung"/>
              </w:rPr>
            </w:pPr>
            <w:r w:rsidRPr="00BB0D4D">
              <w:rPr>
                <w:rStyle w:val="SchwacheHervorhebung"/>
              </w:rPr>
              <w:t>Basic Flow:</w:t>
            </w:r>
          </w:p>
        </w:tc>
        <w:tc>
          <w:tcPr>
            <w:tcW w:w="7686" w:type="dxa"/>
          </w:tcPr>
          <w:p w14:paraId="1B3E02C0" w14:textId="75087A54" w:rsidR="00A31265" w:rsidRPr="00C70732" w:rsidRDefault="00A9418D" w:rsidP="002B24FB">
            <w:r>
              <w:t>Select a table and click export.</w:t>
            </w:r>
          </w:p>
        </w:tc>
      </w:tr>
      <w:tr w:rsidR="00A31265" w:rsidRPr="00F040DA" w14:paraId="3C9460E0" w14:textId="77777777" w:rsidTr="002B24FB">
        <w:tc>
          <w:tcPr>
            <w:tcW w:w="1526" w:type="dxa"/>
          </w:tcPr>
          <w:p w14:paraId="4E1A3DA4" w14:textId="77777777" w:rsidR="00A31265" w:rsidRDefault="00A31265" w:rsidP="002B24FB">
            <w:pPr>
              <w:jc w:val="left"/>
              <w:rPr>
                <w:rStyle w:val="SchwacheHervorhebung"/>
              </w:rPr>
            </w:pPr>
            <w:r>
              <w:rPr>
                <w:rStyle w:val="SchwacheHervorhebung"/>
              </w:rPr>
              <w:t>Alternate Flow:</w:t>
            </w:r>
          </w:p>
        </w:tc>
        <w:tc>
          <w:tcPr>
            <w:tcW w:w="7686" w:type="dxa"/>
          </w:tcPr>
          <w:p w14:paraId="5FBBA421" w14:textId="5A63184C" w:rsidR="00A31265" w:rsidRPr="00C70732" w:rsidRDefault="00B01597" w:rsidP="002B24FB">
            <w:pPr>
              <w:jc w:val="left"/>
            </w:pPr>
            <w:r>
              <w:t>-</w:t>
            </w:r>
          </w:p>
        </w:tc>
      </w:tr>
      <w:tr w:rsidR="00A31265" w:rsidRPr="00F040DA" w14:paraId="09D91D95" w14:textId="77777777" w:rsidTr="002B24FB">
        <w:trPr>
          <w:trHeight w:val="330"/>
        </w:trPr>
        <w:tc>
          <w:tcPr>
            <w:tcW w:w="1526" w:type="dxa"/>
          </w:tcPr>
          <w:p w14:paraId="235557E1" w14:textId="77777777" w:rsidR="00A31265" w:rsidRPr="00BB0D4D" w:rsidRDefault="00A31265" w:rsidP="002B24FB">
            <w:pPr>
              <w:jc w:val="left"/>
              <w:rPr>
                <w:rStyle w:val="SchwacheHervorhebung"/>
              </w:rPr>
            </w:pPr>
            <w:r>
              <w:rPr>
                <w:rStyle w:val="SchwacheHervorhebung"/>
              </w:rPr>
              <w:t>Exceptions:</w:t>
            </w:r>
          </w:p>
        </w:tc>
        <w:tc>
          <w:tcPr>
            <w:tcW w:w="7686" w:type="dxa"/>
          </w:tcPr>
          <w:p w14:paraId="1C1918CC" w14:textId="26A8008A" w:rsidR="00A31265" w:rsidRPr="008A59D5" w:rsidRDefault="00B01597" w:rsidP="002B24FB">
            <w:pPr>
              <w:jc w:val="left"/>
            </w:pPr>
            <w:r>
              <w:t>-</w:t>
            </w:r>
          </w:p>
        </w:tc>
      </w:tr>
      <w:tr w:rsidR="00A31265" w:rsidRPr="002B2173" w14:paraId="1873261D" w14:textId="77777777" w:rsidTr="002B24FB">
        <w:tc>
          <w:tcPr>
            <w:tcW w:w="1526" w:type="dxa"/>
          </w:tcPr>
          <w:p w14:paraId="69509DF1" w14:textId="77777777" w:rsidR="00A31265" w:rsidRPr="00BB0D4D" w:rsidRDefault="00A31265" w:rsidP="002B24FB">
            <w:pPr>
              <w:jc w:val="left"/>
              <w:rPr>
                <w:rStyle w:val="SchwacheHervorhebung"/>
              </w:rPr>
            </w:pPr>
            <w:r w:rsidRPr="00BB0D4D">
              <w:rPr>
                <w:rStyle w:val="SchwacheHervorhebung"/>
              </w:rPr>
              <w:t>Post Conditions:</w:t>
            </w:r>
          </w:p>
        </w:tc>
        <w:tc>
          <w:tcPr>
            <w:tcW w:w="7686" w:type="dxa"/>
          </w:tcPr>
          <w:p w14:paraId="54C804F6" w14:textId="16297B50" w:rsidR="00A31265" w:rsidRPr="00BB0D4D" w:rsidRDefault="00B01597" w:rsidP="002B24FB">
            <w:pPr>
              <w:jc w:val="left"/>
            </w:pPr>
            <w:r>
              <w:t>The table content is available from the clipboard.</w:t>
            </w:r>
          </w:p>
        </w:tc>
      </w:tr>
    </w:tbl>
    <w:p w14:paraId="7CA0B370" w14:textId="4AEBD29A" w:rsidR="00680EDA" w:rsidRPr="00DA5801" w:rsidRDefault="0000008D" w:rsidP="00680EDA">
      <w:pPr>
        <w:pStyle w:val="berschrift2"/>
      </w:pPr>
      <w:bookmarkStart w:id="229" w:name="_Toc457201366"/>
      <w:r>
        <w:t>UC</w:t>
      </w:r>
      <w:r w:rsidR="002511F4">
        <w:t>20</w:t>
      </w:r>
      <w:r w:rsidR="00680EDA">
        <w:t xml:space="preserve"> – </w:t>
      </w:r>
      <w:commentRangeStart w:id="230"/>
      <w:r w:rsidR="00BE149C">
        <w:t>Audit Trail</w:t>
      </w:r>
      <w:commentRangeEnd w:id="230"/>
      <w:r w:rsidR="00E03811">
        <w:rPr>
          <w:rStyle w:val="Kommentarzeichen"/>
          <w:rFonts w:asciiTheme="minorHAnsi" w:eastAsiaTheme="minorEastAsia" w:hAnsiTheme="minorHAnsi" w:cstheme="minorBidi"/>
          <w:b w:val="0"/>
          <w:bCs w:val="0"/>
          <w:color w:val="auto"/>
        </w:rPr>
        <w:commentReference w:id="230"/>
      </w:r>
      <w:bookmarkEnd w:id="2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680EDA" w:rsidRPr="002B2173" w14:paraId="0793C9EB" w14:textId="77777777" w:rsidTr="006B2113">
        <w:tc>
          <w:tcPr>
            <w:tcW w:w="1526" w:type="dxa"/>
          </w:tcPr>
          <w:p w14:paraId="3C10C83F" w14:textId="77777777" w:rsidR="00680EDA" w:rsidRPr="00BB0D4D" w:rsidRDefault="00680EDA" w:rsidP="006B2113">
            <w:pPr>
              <w:jc w:val="left"/>
              <w:rPr>
                <w:rStyle w:val="SchwacheHervorhebung"/>
              </w:rPr>
            </w:pPr>
            <w:r w:rsidRPr="00BB0D4D">
              <w:rPr>
                <w:rStyle w:val="SchwacheHervorhebung"/>
              </w:rPr>
              <w:t>Goal:</w:t>
            </w:r>
          </w:p>
        </w:tc>
        <w:tc>
          <w:tcPr>
            <w:tcW w:w="7686" w:type="dxa"/>
          </w:tcPr>
          <w:p w14:paraId="6ADEFCC4" w14:textId="038DECE2" w:rsidR="00680EDA" w:rsidRPr="00BB0D4D" w:rsidRDefault="000C2347" w:rsidP="006B2113">
            <w:pPr>
              <w:jc w:val="left"/>
            </w:pPr>
            <w:r>
              <w:t>Show chart visualization for an entity.</w:t>
            </w:r>
          </w:p>
        </w:tc>
      </w:tr>
      <w:tr w:rsidR="00680EDA" w:rsidRPr="00BB0D4D" w14:paraId="307209FF" w14:textId="77777777" w:rsidTr="006B2113">
        <w:tc>
          <w:tcPr>
            <w:tcW w:w="1526" w:type="dxa"/>
          </w:tcPr>
          <w:p w14:paraId="4BB5E043" w14:textId="77777777" w:rsidR="00680EDA" w:rsidRPr="00BB0D4D" w:rsidRDefault="00680EDA" w:rsidP="006B2113">
            <w:pPr>
              <w:jc w:val="left"/>
              <w:rPr>
                <w:rStyle w:val="SchwacheHervorhebung"/>
              </w:rPr>
            </w:pPr>
            <w:r w:rsidRPr="00BB0D4D">
              <w:rPr>
                <w:rStyle w:val="SchwacheHervorhebung"/>
              </w:rPr>
              <w:t>Actor:</w:t>
            </w:r>
          </w:p>
        </w:tc>
        <w:tc>
          <w:tcPr>
            <w:tcW w:w="7686" w:type="dxa"/>
          </w:tcPr>
          <w:p w14:paraId="1B694468" w14:textId="76C53D3D" w:rsidR="00680EDA" w:rsidRPr="00BB0D4D" w:rsidRDefault="000C2347" w:rsidP="006B2113">
            <w:pPr>
              <w:jc w:val="left"/>
            </w:pPr>
            <w:r>
              <w:t>Scientist, Manager</w:t>
            </w:r>
          </w:p>
        </w:tc>
      </w:tr>
      <w:tr w:rsidR="00680EDA" w:rsidRPr="002B2173" w14:paraId="5C56005C" w14:textId="77777777" w:rsidTr="006B2113">
        <w:tc>
          <w:tcPr>
            <w:tcW w:w="1526" w:type="dxa"/>
          </w:tcPr>
          <w:p w14:paraId="21F648AA" w14:textId="77777777" w:rsidR="00680EDA" w:rsidRPr="00BB0D4D" w:rsidRDefault="00680EDA" w:rsidP="006B2113">
            <w:pPr>
              <w:jc w:val="left"/>
              <w:rPr>
                <w:rStyle w:val="SchwacheHervorhebung"/>
              </w:rPr>
            </w:pPr>
            <w:r w:rsidRPr="00BB0D4D">
              <w:rPr>
                <w:rStyle w:val="SchwacheHervorhebung"/>
              </w:rPr>
              <w:t>Preconditions:</w:t>
            </w:r>
          </w:p>
        </w:tc>
        <w:tc>
          <w:tcPr>
            <w:tcW w:w="7686" w:type="dxa"/>
          </w:tcPr>
          <w:p w14:paraId="004E711C" w14:textId="02E1479A" w:rsidR="00680EDA" w:rsidRPr="00BB0D4D" w:rsidRDefault="002D5047" w:rsidP="006B2113">
            <w:pPr>
              <w:jc w:val="left"/>
            </w:pPr>
            <w:r>
              <w:t>The user is logged in</w:t>
            </w:r>
          </w:p>
        </w:tc>
      </w:tr>
      <w:tr w:rsidR="00680EDA" w:rsidRPr="00CD3953" w14:paraId="6DF3E51E" w14:textId="77777777" w:rsidTr="006B2113">
        <w:tc>
          <w:tcPr>
            <w:tcW w:w="1526" w:type="dxa"/>
          </w:tcPr>
          <w:p w14:paraId="6A58A44F" w14:textId="77777777" w:rsidR="00680EDA" w:rsidRPr="00BB0D4D" w:rsidRDefault="00680EDA" w:rsidP="006B2113">
            <w:pPr>
              <w:jc w:val="left"/>
              <w:rPr>
                <w:rStyle w:val="SchwacheHervorhebung"/>
              </w:rPr>
            </w:pPr>
            <w:r w:rsidRPr="00BB0D4D">
              <w:rPr>
                <w:rStyle w:val="SchwacheHervorhebung"/>
              </w:rPr>
              <w:lastRenderedPageBreak/>
              <w:t>Basic Flow:</w:t>
            </w:r>
          </w:p>
        </w:tc>
        <w:tc>
          <w:tcPr>
            <w:tcW w:w="7686" w:type="dxa"/>
          </w:tcPr>
          <w:p w14:paraId="0428516F" w14:textId="77777777" w:rsidR="00680EDA" w:rsidRDefault="0083261E" w:rsidP="00587B0F">
            <w:pPr>
              <w:pStyle w:val="Listenabsatz"/>
              <w:numPr>
                <w:ilvl w:val="0"/>
                <w:numId w:val="43"/>
              </w:numPr>
            </w:pPr>
            <w:r w:rsidRPr="0083261E">
              <w:t>Open a project</w:t>
            </w:r>
          </w:p>
          <w:p w14:paraId="19C8CD71" w14:textId="77777777" w:rsidR="0083261E" w:rsidRDefault="0083261E" w:rsidP="00587B0F">
            <w:pPr>
              <w:pStyle w:val="Listenabsatz"/>
              <w:numPr>
                <w:ilvl w:val="0"/>
                <w:numId w:val="43"/>
              </w:numPr>
            </w:pPr>
            <w:r>
              <w:t>Select an entity</w:t>
            </w:r>
          </w:p>
          <w:p w14:paraId="65A45F96" w14:textId="5AD7CC1C" w:rsidR="0083261E" w:rsidRPr="0083261E" w:rsidRDefault="0083261E" w:rsidP="009156E4">
            <w:pPr>
              <w:pStyle w:val="Listenabsatz"/>
              <w:numPr>
                <w:ilvl w:val="0"/>
                <w:numId w:val="43"/>
              </w:numPr>
            </w:pPr>
            <w:r>
              <w:t>Click on “</w:t>
            </w:r>
            <w:r w:rsidR="009156E4">
              <w:t>Audit Trail</w:t>
            </w:r>
            <w:r>
              <w:t>”</w:t>
            </w:r>
          </w:p>
        </w:tc>
      </w:tr>
      <w:tr w:rsidR="00680EDA" w:rsidRPr="00F040DA" w14:paraId="52193D4F" w14:textId="77777777" w:rsidTr="006B2113">
        <w:tc>
          <w:tcPr>
            <w:tcW w:w="1526" w:type="dxa"/>
          </w:tcPr>
          <w:p w14:paraId="40A991C1" w14:textId="477E31C8" w:rsidR="00680EDA" w:rsidRDefault="00680EDA" w:rsidP="006B2113">
            <w:pPr>
              <w:jc w:val="left"/>
              <w:rPr>
                <w:rStyle w:val="SchwacheHervorhebung"/>
              </w:rPr>
            </w:pPr>
            <w:r>
              <w:rPr>
                <w:rStyle w:val="SchwacheHervorhebung"/>
              </w:rPr>
              <w:t>Alternate Flow:</w:t>
            </w:r>
          </w:p>
        </w:tc>
        <w:tc>
          <w:tcPr>
            <w:tcW w:w="7686" w:type="dxa"/>
          </w:tcPr>
          <w:p w14:paraId="44497BA5" w14:textId="7A499647" w:rsidR="00680EDA" w:rsidRPr="00C70732" w:rsidRDefault="0083261E" w:rsidP="006B2113">
            <w:pPr>
              <w:jc w:val="left"/>
            </w:pPr>
            <w:r>
              <w:t>-</w:t>
            </w:r>
          </w:p>
        </w:tc>
      </w:tr>
      <w:tr w:rsidR="00680EDA" w:rsidRPr="00F040DA" w14:paraId="26ECEAB5" w14:textId="77777777" w:rsidTr="006B2113">
        <w:trPr>
          <w:trHeight w:val="330"/>
        </w:trPr>
        <w:tc>
          <w:tcPr>
            <w:tcW w:w="1526" w:type="dxa"/>
          </w:tcPr>
          <w:p w14:paraId="2D51EDC5" w14:textId="77777777" w:rsidR="00680EDA" w:rsidRPr="00BB0D4D" w:rsidRDefault="00680EDA" w:rsidP="006B2113">
            <w:pPr>
              <w:jc w:val="left"/>
              <w:rPr>
                <w:rStyle w:val="SchwacheHervorhebung"/>
              </w:rPr>
            </w:pPr>
            <w:r>
              <w:rPr>
                <w:rStyle w:val="SchwacheHervorhebung"/>
              </w:rPr>
              <w:t>Exceptions:</w:t>
            </w:r>
          </w:p>
        </w:tc>
        <w:tc>
          <w:tcPr>
            <w:tcW w:w="7686" w:type="dxa"/>
          </w:tcPr>
          <w:p w14:paraId="3B1B71E3" w14:textId="741726CA" w:rsidR="00680EDA" w:rsidRPr="008A59D5" w:rsidRDefault="0083261E" w:rsidP="006B2113">
            <w:pPr>
              <w:jc w:val="left"/>
            </w:pPr>
            <w:r>
              <w:t>-</w:t>
            </w:r>
          </w:p>
        </w:tc>
      </w:tr>
      <w:tr w:rsidR="00680EDA" w:rsidRPr="002B2173" w14:paraId="2F8A4281" w14:textId="77777777" w:rsidTr="006B2113">
        <w:tc>
          <w:tcPr>
            <w:tcW w:w="1526" w:type="dxa"/>
          </w:tcPr>
          <w:p w14:paraId="69F4E20A" w14:textId="77777777" w:rsidR="00680EDA" w:rsidRPr="00BB0D4D" w:rsidRDefault="00680EDA" w:rsidP="006B2113">
            <w:pPr>
              <w:jc w:val="left"/>
              <w:rPr>
                <w:rStyle w:val="SchwacheHervorhebung"/>
              </w:rPr>
            </w:pPr>
            <w:r w:rsidRPr="00BB0D4D">
              <w:rPr>
                <w:rStyle w:val="SchwacheHervorhebung"/>
              </w:rPr>
              <w:t>Post Conditions:</w:t>
            </w:r>
          </w:p>
        </w:tc>
        <w:tc>
          <w:tcPr>
            <w:tcW w:w="7686" w:type="dxa"/>
          </w:tcPr>
          <w:p w14:paraId="729093FD" w14:textId="7CE9FC07" w:rsidR="00680EDA" w:rsidRPr="00BB0D4D" w:rsidRDefault="0083261E" w:rsidP="002C1A0A">
            <w:pPr>
              <w:jc w:val="left"/>
            </w:pPr>
            <w:r>
              <w:t xml:space="preserve">A new </w:t>
            </w:r>
            <w:r w:rsidR="006C4336">
              <w:t>browser</w:t>
            </w:r>
            <w:r>
              <w:t xml:space="preserve"> tab</w:t>
            </w:r>
            <w:r w:rsidR="006C4336">
              <w:t xml:space="preserve"> (window) will open </w:t>
            </w:r>
            <w:r w:rsidR="002C1A0A">
              <w:t>with</w:t>
            </w:r>
            <w:r w:rsidR="006C4336">
              <w:t xml:space="preserve"> the </w:t>
            </w:r>
            <w:r>
              <w:t>chart.</w:t>
            </w:r>
          </w:p>
        </w:tc>
      </w:tr>
    </w:tbl>
    <w:p w14:paraId="7CE71E6F" w14:textId="0879D28C" w:rsidR="004633DA" w:rsidRDefault="004633DA" w:rsidP="001C4620">
      <w:pPr>
        <w:spacing w:after="200"/>
        <w:jc w:val="left"/>
      </w:pPr>
    </w:p>
    <w:p w14:paraId="5A5A1779" w14:textId="79E38A50" w:rsidR="00EC0842" w:rsidRPr="00DA5801" w:rsidRDefault="00EC0842" w:rsidP="00EC0842">
      <w:pPr>
        <w:pStyle w:val="berschrift2"/>
      </w:pPr>
      <w:bookmarkStart w:id="231" w:name="_Toc457201367"/>
      <w:ins w:id="232" w:author="Justin Wilkins" w:date="2016-07-08T10:24:00Z">
        <w:r>
          <w:t>UC2</w:t>
        </w:r>
      </w:ins>
      <w:r w:rsidR="002511F4">
        <w:t>1</w:t>
      </w:r>
      <w:r>
        <w:t xml:space="preserve"> – Run </w:t>
      </w:r>
      <w:commentRangeStart w:id="233"/>
      <w:r>
        <w:t>record</w:t>
      </w:r>
      <w:commentRangeEnd w:id="233"/>
      <w:r>
        <w:rPr>
          <w:rStyle w:val="Kommentarzeichen"/>
          <w:rFonts w:asciiTheme="minorHAnsi" w:eastAsiaTheme="minorEastAsia" w:hAnsiTheme="minorHAnsi" w:cstheme="minorBidi"/>
          <w:b w:val="0"/>
          <w:bCs w:val="0"/>
          <w:color w:val="auto"/>
        </w:rPr>
        <w:commentReference w:id="233"/>
      </w:r>
      <w:bookmarkEnd w:id="2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EC0842" w:rsidRPr="002B2173" w14:paraId="725ABC56" w14:textId="77777777" w:rsidTr="00EC0842">
        <w:tc>
          <w:tcPr>
            <w:tcW w:w="1526" w:type="dxa"/>
          </w:tcPr>
          <w:p w14:paraId="4D437152" w14:textId="77777777" w:rsidR="00EC0842" w:rsidRPr="00BB0D4D" w:rsidRDefault="00EC0842" w:rsidP="00EC0842">
            <w:pPr>
              <w:jc w:val="left"/>
              <w:rPr>
                <w:rStyle w:val="SchwacheHervorhebung"/>
              </w:rPr>
            </w:pPr>
            <w:r w:rsidRPr="00BB0D4D">
              <w:rPr>
                <w:rStyle w:val="SchwacheHervorhebung"/>
              </w:rPr>
              <w:t>Goal:</w:t>
            </w:r>
          </w:p>
        </w:tc>
        <w:tc>
          <w:tcPr>
            <w:tcW w:w="7686" w:type="dxa"/>
          </w:tcPr>
          <w:p w14:paraId="2F5F3400" w14:textId="3DAE67C9" w:rsidR="00EC0842" w:rsidRPr="00BB0D4D" w:rsidRDefault="00EC0842" w:rsidP="00EC0842">
            <w:pPr>
              <w:jc w:val="left"/>
            </w:pPr>
            <w:r>
              <w:t xml:space="preserve">Create table of key model development steps, suitable for inclusion in a report. The table will contain filename of the model, description, and fields parent, OFV, </w:t>
            </w:r>
            <w:proofErr w:type="spellStart"/>
            <w:r>
              <w:t>deltaOFV</w:t>
            </w:r>
            <w:proofErr w:type="spellEnd"/>
            <w:r>
              <w:t>, condition number, comment (populated from run file, provenance database, or if not available, blank.)</w:t>
            </w:r>
          </w:p>
        </w:tc>
      </w:tr>
      <w:tr w:rsidR="00EC0842" w:rsidRPr="00BB0D4D" w14:paraId="4087647C" w14:textId="77777777" w:rsidTr="00EC0842">
        <w:tc>
          <w:tcPr>
            <w:tcW w:w="1526" w:type="dxa"/>
          </w:tcPr>
          <w:p w14:paraId="1DF8355E" w14:textId="77777777" w:rsidR="00EC0842" w:rsidRPr="00BB0D4D" w:rsidRDefault="00EC0842" w:rsidP="00EC0842">
            <w:pPr>
              <w:jc w:val="left"/>
              <w:rPr>
                <w:rStyle w:val="SchwacheHervorhebung"/>
              </w:rPr>
            </w:pPr>
            <w:r w:rsidRPr="00BB0D4D">
              <w:rPr>
                <w:rStyle w:val="SchwacheHervorhebung"/>
              </w:rPr>
              <w:t>Actor:</w:t>
            </w:r>
          </w:p>
        </w:tc>
        <w:tc>
          <w:tcPr>
            <w:tcW w:w="7686" w:type="dxa"/>
          </w:tcPr>
          <w:p w14:paraId="56241005" w14:textId="60B2AF09" w:rsidR="00EC0842" w:rsidRPr="00BB0D4D" w:rsidRDefault="00EC0842" w:rsidP="00EC0842">
            <w:pPr>
              <w:jc w:val="left"/>
            </w:pPr>
            <w:r>
              <w:t xml:space="preserve">Scientist, </w:t>
            </w:r>
            <w:commentRangeStart w:id="234"/>
            <w:r>
              <w:t>Manager</w:t>
            </w:r>
            <w:commentRangeEnd w:id="234"/>
            <w:r w:rsidR="009F7B96">
              <w:rPr>
                <w:rStyle w:val="Kommentarzeichen"/>
              </w:rPr>
              <w:commentReference w:id="234"/>
            </w:r>
          </w:p>
        </w:tc>
      </w:tr>
      <w:tr w:rsidR="00EC0842" w:rsidRPr="002B2173" w14:paraId="7543EDE3" w14:textId="77777777" w:rsidTr="00EC0842">
        <w:tc>
          <w:tcPr>
            <w:tcW w:w="1526" w:type="dxa"/>
          </w:tcPr>
          <w:p w14:paraId="2526CCA1" w14:textId="77777777" w:rsidR="00EC0842" w:rsidRPr="00BB0D4D" w:rsidRDefault="00EC0842" w:rsidP="00EC0842">
            <w:pPr>
              <w:jc w:val="left"/>
              <w:rPr>
                <w:rStyle w:val="SchwacheHervorhebung"/>
              </w:rPr>
            </w:pPr>
            <w:r w:rsidRPr="00BB0D4D">
              <w:rPr>
                <w:rStyle w:val="SchwacheHervorhebung"/>
              </w:rPr>
              <w:t>Preconditions:</w:t>
            </w:r>
          </w:p>
        </w:tc>
        <w:tc>
          <w:tcPr>
            <w:tcW w:w="7686" w:type="dxa"/>
          </w:tcPr>
          <w:p w14:paraId="5C84FF53" w14:textId="4412E475" w:rsidR="00EC0842" w:rsidRPr="00BB0D4D" w:rsidRDefault="00EC0842" w:rsidP="00EC0842">
            <w:pPr>
              <w:jc w:val="left"/>
            </w:pPr>
            <w:r>
              <w:t>The user is logged in; key runs have been tagged in the current project</w:t>
            </w:r>
          </w:p>
        </w:tc>
      </w:tr>
      <w:tr w:rsidR="00EC0842" w:rsidRPr="00CD3953" w14:paraId="4D50B2F0" w14:textId="77777777" w:rsidTr="00EC0842">
        <w:tc>
          <w:tcPr>
            <w:tcW w:w="1526" w:type="dxa"/>
          </w:tcPr>
          <w:p w14:paraId="4A0A1C65" w14:textId="77777777" w:rsidR="00EC0842" w:rsidRPr="00BB0D4D" w:rsidRDefault="00EC0842" w:rsidP="00EC0842">
            <w:pPr>
              <w:jc w:val="left"/>
              <w:rPr>
                <w:rStyle w:val="SchwacheHervorhebung"/>
              </w:rPr>
            </w:pPr>
            <w:r w:rsidRPr="00BB0D4D">
              <w:rPr>
                <w:rStyle w:val="SchwacheHervorhebung"/>
              </w:rPr>
              <w:t>Basic Flow:</w:t>
            </w:r>
          </w:p>
        </w:tc>
        <w:tc>
          <w:tcPr>
            <w:tcW w:w="7686" w:type="dxa"/>
          </w:tcPr>
          <w:p w14:paraId="00F01D25" w14:textId="77777777" w:rsidR="00EC0842" w:rsidRDefault="00EC0842" w:rsidP="006E0C03">
            <w:pPr>
              <w:pStyle w:val="Listenabsatz"/>
              <w:numPr>
                <w:ilvl w:val="0"/>
                <w:numId w:val="53"/>
              </w:numPr>
            </w:pPr>
            <w:r w:rsidRPr="0083261E">
              <w:t>Open a project</w:t>
            </w:r>
          </w:p>
          <w:p w14:paraId="4BF9E846" w14:textId="78F83E37" w:rsidR="00EC0842" w:rsidRPr="0083261E" w:rsidRDefault="00EC0842" w:rsidP="006E0C03">
            <w:pPr>
              <w:pStyle w:val="Listenabsatz"/>
              <w:numPr>
                <w:ilvl w:val="0"/>
                <w:numId w:val="53"/>
              </w:numPr>
            </w:pPr>
            <w:r>
              <w:t>Click on “Run record”</w:t>
            </w:r>
          </w:p>
        </w:tc>
      </w:tr>
      <w:tr w:rsidR="00EC0842" w:rsidRPr="00F040DA" w14:paraId="41AA483B" w14:textId="77777777" w:rsidTr="00EC0842">
        <w:tc>
          <w:tcPr>
            <w:tcW w:w="1526" w:type="dxa"/>
          </w:tcPr>
          <w:p w14:paraId="2BED79C1" w14:textId="77777777" w:rsidR="00EC0842" w:rsidRDefault="00EC0842" w:rsidP="00EC0842">
            <w:pPr>
              <w:jc w:val="left"/>
              <w:rPr>
                <w:rStyle w:val="SchwacheHervorhebung"/>
              </w:rPr>
            </w:pPr>
            <w:r>
              <w:rPr>
                <w:rStyle w:val="SchwacheHervorhebung"/>
              </w:rPr>
              <w:t>Alternate Flow:</w:t>
            </w:r>
          </w:p>
        </w:tc>
        <w:tc>
          <w:tcPr>
            <w:tcW w:w="7686" w:type="dxa"/>
          </w:tcPr>
          <w:p w14:paraId="5064AF6A" w14:textId="77777777" w:rsidR="00EC0842" w:rsidRPr="00C70732" w:rsidRDefault="00EC0842" w:rsidP="00EC0842">
            <w:pPr>
              <w:jc w:val="left"/>
            </w:pPr>
            <w:r>
              <w:t>-</w:t>
            </w:r>
          </w:p>
        </w:tc>
      </w:tr>
      <w:tr w:rsidR="00EC0842" w:rsidRPr="00F040DA" w14:paraId="05878D14" w14:textId="77777777" w:rsidTr="00EC0842">
        <w:trPr>
          <w:trHeight w:val="330"/>
        </w:trPr>
        <w:tc>
          <w:tcPr>
            <w:tcW w:w="1526" w:type="dxa"/>
          </w:tcPr>
          <w:p w14:paraId="3CA1C74A" w14:textId="77777777" w:rsidR="00EC0842" w:rsidRPr="00BB0D4D" w:rsidRDefault="00EC0842" w:rsidP="00EC0842">
            <w:pPr>
              <w:jc w:val="left"/>
              <w:rPr>
                <w:rStyle w:val="SchwacheHervorhebung"/>
              </w:rPr>
            </w:pPr>
            <w:r>
              <w:rPr>
                <w:rStyle w:val="SchwacheHervorhebung"/>
              </w:rPr>
              <w:t>Exceptions:</w:t>
            </w:r>
          </w:p>
        </w:tc>
        <w:tc>
          <w:tcPr>
            <w:tcW w:w="7686" w:type="dxa"/>
          </w:tcPr>
          <w:p w14:paraId="25674324" w14:textId="77777777" w:rsidR="00EC0842" w:rsidRPr="008A59D5" w:rsidRDefault="00EC0842" w:rsidP="00EC0842">
            <w:pPr>
              <w:jc w:val="left"/>
            </w:pPr>
            <w:r>
              <w:t>-</w:t>
            </w:r>
          </w:p>
        </w:tc>
      </w:tr>
      <w:tr w:rsidR="00EC0842" w:rsidRPr="002B2173" w14:paraId="6E76C943" w14:textId="77777777" w:rsidTr="00EC0842">
        <w:tc>
          <w:tcPr>
            <w:tcW w:w="1526" w:type="dxa"/>
          </w:tcPr>
          <w:p w14:paraId="3C3BF94E" w14:textId="77777777" w:rsidR="00EC0842" w:rsidRPr="00BB0D4D" w:rsidRDefault="00EC0842" w:rsidP="00EC0842">
            <w:pPr>
              <w:jc w:val="left"/>
              <w:rPr>
                <w:rStyle w:val="SchwacheHervorhebung"/>
              </w:rPr>
            </w:pPr>
            <w:r w:rsidRPr="00BB0D4D">
              <w:rPr>
                <w:rStyle w:val="SchwacheHervorhebung"/>
              </w:rPr>
              <w:t>Post Conditions:</w:t>
            </w:r>
          </w:p>
        </w:tc>
        <w:tc>
          <w:tcPr>
            <w:tcW w:w="7686" w:type="dxa"/>
          </w:tcPr>
          <w:p w14:paraId="63D7F249" w14:textId="4450119F" w:rsidR="00EC0842" w:rsidRPr="00BB0D4D" w:rsidRDefault="00EC0842" w:rsidP="00EC0842">
            <w:pPr>
              <w:jc w:val="left"/>
            </w:pPr>
            <w:r>
              <w:t>A new browser tab (window) will open with the table.</w:t>
            </w:r>
          </w:p>
        </w:tc>
      </w:tr>
    </w:tbl>
    <w:p w14:paraId="5E13FB03" w14:textId="77777777" w:rsidR="00EC0842" w:rsidRPr="00AE18D3" w:rsidRDefault="00EC0842" w:rsidP="00EC0842">
      <w:pPr>
        <w:spacing w:after="200"/>
        <w:jc w:val="left"/>
      </w:pPr>
    </w:p>
    <w:p w14:paraId="1CC67D02" w14:textId="4D623AF9" w:rsidR="00EC0842" w:rsidRPr="00DA5801" w:rsidRDefault="00EC0842" w:rsidP="00EC0842">
      <w:pPr>
        <w:pStyle w:val="berschrift2"/>
      </w:pPr>
      <w:bookmarkStart w:id="235" w:name="_Toc457201368"/>
      <w:r>
        <w:t>UC2</w:t>
      </w:r>
      <w:r w:rsidR="002511F4">
        <w:t>2</w:t>
      </w:r>
      <w:r>
        <w:t>– QC checklist</w:t>
      </w:r>
      <w:bookmarkEnd w:id="23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EC0842" w:rsidRPr="002B2173" w14:paraId="035252D5" w14:textId="77777777" w:rsidTr="00EC0842">
        <w:tc>
          <w:tcPr>
            <w:tcW w:w="1526" w:type="dxa"/>
          </w:tcPr>
          <w:p w14:paraId="05B66E9A" w14:textId="77777777" w:rsidR="00EC0842" w:rsidRPr="00BB0D4D" w:rsidRDefault="00EC0842" w:rsidP="00EC0842">
            <w:pPr>
              <w:jc w:val="left"/>
              <w:rPr>
                <w:rStyle w:val="SchwacheHervorhebung"/>
              </w:rPr>
            </w:pPr>
            <w:r w:rsidRPr="00BB0D4D">
              <w:rPr>
                <w:rStyle w:val="SchwacheHervorhebung"/>
              </w:rPr>
              <w:t>Goal:</w:t>
            </w:r>
          </w:p>
        </w:tc>
        <w:tc>
          <w:tcPr>
            <w:tcW w:w="7686" w:type="dxa"/>
          </w:tcPr>
          <w:p w14:paraId="42BDB840" w14:textId="14E42CE8" w:rsidR="00EC0842" w:rsidRPr="00BB0D4D" w:rsidRDefault="00EC0842" w:rsidP="00EC0842">
            <w:pPr>
              <w:jc w:val="left"/>
            </w:pPr>
            <w:r>
              <w:t>Create QC checklist table, suitable for use by a reviewer. The table will contain all key steps (as tagged by the Scientist), as well as all forward and backward dependencies of these as determined by traversing the provenance database.</w:t>
            </w:r>
          </w:p>
        </w:tc>
      </w:tr>
      <w:tr w:rsidR="00EC0842" w:rsidRPr="00BB0D4D" w14:paraId="2E987267" w14:textId="77777777" w:rsidTr="00EC0842">
        <w:tc>
          <w:tcPr>
            <w:tcW w:w="1526" w:type="dxa"/>
          </w:tcPr>
          <w:p w14:paraId="08407838" w14:textId="77777777" w:rsidR="00EC0842" w:rsidRPr="00BB0D4D" w:rsidRDefault="00EC0842" w:rsidP="00EC0842">
            <w:pPr>
              <w:jc w:val="left"/>
              <w:rPr>
                <w:rStyle w:val="SchwacheHervorhebung"/>
              </w:rPr>
            </w:pPr>
            <w:r w:rsidRPr="00BB0D4D">
              <w:rPr>
                <w:rStyle w:val="SchwacheHervorhebung"/>
              </w:rPr>
              <w:t>Actor:</w:t>
            </w:r>
          </w:p>
        </w:tc>
        <w:tc>
          <w:tcPr>
            <w:tcW w:w="7686" w:type="dxa"/>
          </w:tcPr>
          <w:p w14:paraId="2C50B0B9" w14:textId="3BF27D03" w:rsidR="00EC0842" w:rsidRPr="00BB0D4D" w:rsidRDefault="00EC0842" w:rsidP="00EC0842">
            <w:pPr>
              <w:jc w:val="left"/>
            </w:pPr>
            <w:r>
              <w:t>Scientist, Reviewer, Manager</w:t>
            </w:r>
          </w:p>
        </w:tc>
      </w:tr>
      <w:tr w:rsidR="00EC0842" w:rsidRPr="002B2173" w14:paraId="599EE108" w14:textId="77777777" w:rsidTr="00EC0842">
        <w:tc>
          <w:tcPr>
            <w:tcW w:w="1526" w:type="dxa"/>
          </w:tcPr>
          <w:p w14:paraId="2969B5C5" w14:textId="77777777" w:rsidR="00EC0842" w:rsidRPr="00BB0D4D" w:rsidRDefault="00EC0842" w:rsidP="00EC0842">
            <w:pPr>
              <w:jc w:val="left"/>
              <w:rPr>
                <w:rStyle w:val="SchwacheHervorhebung"/>
              </w:rPr>
            </w:pPr>
            <w:r w:rsidRPr="00BB0D4D">
              <w:rPr>
                <w:rStyle w:val="SchwacheHervorhebung"/>
              </w:rPr>
              <w:t>Preconditions:</w:t>
            </w:r>
          </w:p>
        </w:tc>
        <w:tc>
          <w:tcPr>
            <w:tcW w:w="7686" w:type="dxa"/>
          </w:tcPr>
          <w:p w14:paraId="576F0851" w14:textId="77777777" w:rsidR="00EC0842" w:rsidRPr="00BB0D4D" w:rsidRDefault="00EC0842" w:rsidP="00EC0842">
            <w:pPr>
              <w:jc w:val="left"/>
            </w:pPr>
            <w:r>
              <w:t>The user is logged in; key runs have been tagged in the current project</w:t>
            </w:r>
          </w:p>
        </w:tc>
      </w:tr>
      <w:tr w:rsidR="00EC0842" w:rsidRPr="00CD3953" w14:paraId="2EF276F8" w14:textId="77777777" w:rsidTr="00EC0842">
        <w:tc>
          <w:tcPr>
            <w:tcW w:w="1526" w:type="dxa"/>
          </w:tcPr>
          <w:p w14:paraId="3F2BCAB8" w14:textId="77777777" w:rsidR="00EC0842" w:rsidRPr="00BB0D4D" w:rsidRDefault="00EC0842" w:rsidP="00EC0842">
            <w:pPr>
              <w:jc w:val="left"/>
              <w:rPr>
                <w:rStyle w:val="SchwacheHervorhebung"/>
              </w:rPr>
            </w:pPr>
            <w:r w:rsidRPr="00BB0D4D">
              <w:rPr>
                <w:rStyle w:val="SchwacheHervorhebung"/>
              </w:rPr>
              <w:t>Basic Flow:</w:t>
            </w:r>
          </w:p>
        </w:tc>
        <w:tc>
          <w:tcPr>
            <w:tcW w:w="7686" w:type="dxa"/>
          </w:tcPr>
          <w:p w14:paraId="0E0CD461" w14:textId="77777777" w:rsidR="00EC0842" w:rsidRDefault="00EC0842" w:rsidP="006E0C03">
            <w:pPr>
              <w:pStyle w:val="Listenabsatz"/>
              <w:numPr>
                <w:ilvl w:val="0"/>
                <w:numId w:val="54"/>
              </w:numPr>
            </w:pPr>
            <w:r w:rsidRPr="0083261E">
              <w:t>Open a project</w:t>
            </w:r>
          </w:p>
          <w:p w14:paraId="1D3C576B" w14:textId="76C3431C" w:rsidR="00EC0842" w:rsidRPr="0083261E" w:rsidRDefault="00EC0842" w:rsidP="006E0C03">
            <w:pPr>
              <w:pStyle w:val="Listenabsatz"/>
              <w:numPr>
                <w:ilvl w:val="0"/>
                <w:numId w:val="54"/>
              </w:numPr>
            </w:pPr>
            <w:r>
              <w:t>Click on “QC checklist”</w:t>
            </w:r>
          </w:p>
        </w:tc>
      </w:tr>
      <w:tr w:rsidR="00EC0842" w:rsidRPr="00F040DA" w14:paraId="2F4DADE8" w14:textId="77777777" w:rsidTr="00EC0842">
        <w:tc>
          <w:tcPr>
            <w:tcW w:w="1526" w:type="dxa"/>
          </w:tcPr>
          <w:p w14:paraId="26CACC6E" w14:textId="77777777" w:rsidR="00EC0842" w:rsidRDefault="00EC0842" w:rsidP="00EC0842">
            <w:pPr>
              <w:jc w:val="left"/>
              <w:rPr>
                <w:rStyle w:val="SchwacheHervorhebung"/>
              </w:rPr>
            </w:pPr>
            <w:r>
              <w:rPr>
                <w:rStyle w:val="SchwacheHervorhebung"/>
              </w:rPr>
              <w:t>Alternate Flow:</w:t>
            </w:r>
          </w:p>
        </w:tc>
        <w:tc>
          <w:tcPr>
            <w:tcW w:w="7686" w:type="dxa"/>
          </w:tcPr>
          <w:p w14:paraId="4D11649D" w14:textId="77777777" w:rsidR="00EC0842" w:rsidRPr="00C70732" w:rsidRDefault="00EC0842" w:rsidP="00EC0842">
            <w:pPr>
              <w:jc w:val="left"/>
            </w:pPr>
            <w:r>
              <w:t>-</w:t>
            </w:r>
          </w:p>
        </w:tc>
      </w:tr>
      <w:tr w:rsidR="00EC0842" w:rsidRPr="00F040DA" w14:paraId="59E7A11E" w14:textId="77777777" w:rsidTr="00EC0842">
        <w:trPr>
          <w:trHeight w:val="330"/>
        </w:trPr>
        <w:tc>
          <w:tcPr>
            <w:tcW w:w="1526" w:type="dxa"/>
          </w:tcPr>
          <w:p w14:paraId="52157313" w14:textId="77777777" w:rsidR="00EC0842" w:rsidRPr="00BB0D4D" w:rsidRDefault="00EC0842" w:rsidP="00EC0842">
            <w:pPr>
              <w:jc w:val="left"/>
              <w:rPr>
                <w:rStyle w:val="SchwacheHervorhebung"/>
              </w:rPr>
            </w:pPr>
            <w:r>
              <w:rPr>
                <w:rStyle w:val="SchwacheHervorhebung"/>
              </w:rPr>
              <w:t>Exceptions:</w:t>
            </w:r>
          </w:p>
        </w:tc>
        <w:tc>
          <w:tcPr>
            <w:tcW w:w="7686" w:type="dxa"/>
          </w:tcPr>
          <w:p w14:paraId="1BEC78EB" w14:textId="77777777" w:rsidR="00EC0842" w:rsidRPr="008A59D5" w:rsidRDefault="00EC0842" w:rsidP="00EC0842">
            <w:pPr>
              <w:jc w:val="left"/>
            </w:pPr>
            <w:r>
              <w:t>-</w:t>
            </w:r>
          </w:p>
        </w:tc>
      </w:tr>
      <w:tr w:rsidR="00EC0842" w:rsidRPr="002B2173" w14:paraId="2F35E3C2" w14:textId="77777777" w:rsidTr="00EC0842">
        <w:tc>
          <w:tcPr>
            <w:tcW w:w="1526" w:type="dxa"/>
          </w:tcPr>
          <w:p w14:paraId="261CDC42" w14:textId="77777777" w:rsidR="00EC0842" w:rsidRPr="00BB0D4D" w:rsidRDefault="00EC0842" w:rsidP="00EC0842">
            <w:pPr>
              <w:jc w:val="left"/>
              <w:rPr>
                <w:rStyle w:val="SchwacheHervorhebung"/>
              </w:rPr>
            </w:pPr>
            <w:r w:rsidRPr="00BB0D4D">
              <w:rPr>
                <w:rStyle w:val="SchwacheHervorhebung"/>
              </w:rPr>
              <w:t>Post Conditions:</w:t>
            </w:r>
          </w:p>
        </w:tc>
        <w:tc>
          <w:tcPr>
            <w:tcW w:w="7686" w:type="dxa"/>
          </w:tcPr>
          <w:p w14:paraId="3C3A9A15" w14:textId="77777777" w:rsidR="00EC0842" w:rsidRPr="00BB0D4D" w:rsidRDefault="00EC0842" w:rsidP="00EC0842">
            <w:pPr>
              <w:jc w:val="left"/>
            </w:pPr>
            <w:r>
              <w:t>A new browser tab (window) will open with the table.</w:t>
            </w:r>
          </w:p>
        </w:tc>
      </w:tr>
    </w:tbl>
    <w:p w14:paraId="0D5D9642" w14:textId="77777777" w:rsidR="00EC0842" w:rsidRDefault="00EC0842" w:rsidP="001C4620">
      <w:pPr>
        <w:spacing w:after="200"/>
        <w:jc w:val="left"/>
      </w:pPr>
    </w:p>
    <w:p w14:paraId="01CEB80E" w14:textId="58AC99C6" w:rsidR="00EC0842" w:rsidRPr="00DA5801" w:rsidRDefault="00EC0842" w:rsidP="00EC0842">
      <w:pPr>
        <w:pStyle w:val="berschrift2"/>
      </w:pPr>
      <w:bookmarkStart w:id="236" w:name="_Toc457201369"/>
      <w:r>
        <w:t>UC2</w:t>
      </w:r>
      <w:r w:rsidR="002511F4">
        <w:t>3</w:t>
      </w:r>
      <w:r>
        <w:t xml:space="preserve"> – Assumptions table</w:t>
      </w:r>
      <w:bookmarkEnd w:id="23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EC0842" w:rsidRPr="002B2173" w14:paraId="3D4C8AC4" w14:textId="77777777" w:rsidTr="00EC0842">
        <w:tc>
          <w:tcPr>
            <w:tcW w:w="1526" w:type="dxa"/>
          </w:tcPr>
          <w:p w14:paraId="7277A35C" w14:textId="77777777" w:rsidR="00EC0842" w:rsidRPr="00BB0D4D" w:rsidRDefault="00EC0842" w:rsidP="00EC0842">
            <w:pPr>
              <w:jc w:val="left"/>
              <w:rPr>
                <w:rStyle w:val="SchwacheHervorhebung"/>
              </w:rPr>
            </w:pPr>
            <w:r w:rsidRPr="00BB0D4D">
              <w:rPr>
                <w:rStyle w:val="SchwacheHervorhebung"/>
              </w:rPr>
              <w:t>Goal:</w:t>
            </w:r>
          </w:p>
        </w:tc>
        <w:tc>
          <w:tcPr>
            <w:tcW w:w="7686" w:type="dxa"/>
          </w:tcPr>
          <w:p w14:paraId="72C2FC0E" w14:textId="76166C90" w:rsidR="00EC0842" w:rsidRPr="00BB0D4D" w:rsidRDefault="00EC0842" w:rsidP="00EC0842">
            <w:pPr>
              <w:jc w:val="left"/>
            </w:pPr>
            <w:r>
              <w:t xml:space="preserve">Create assumptions table, suitable for inclusion in a report. The table will contain all fields recorded within each assumption object related to “key steps”, as well as the key step to which each assumption is related. See </w:t>
            </w:r>
            <w:r w:rsidR="00727E1A">
              <w:t xml:space="preserve">Marshall et al </w:t>
            </w:r>
            <w:r w:rsidRPr="00EC0842">
              <w:t xml:space="preserve">Good Practices in Model‐Informed Drug Discovery and Development: Practice, Application, and Documentation. </w:t>
            </w:r>
            <w:r w:rsidR="00727E1A">
              <w:t xml:space="preserve">CPT:PSP </w:t>
            </w:r>
            <w:r w:rsidRPr="00EC0842">
              <w:t>2016 Mar 1;5(3):93–122.</w:t>
            </w:r>
          </w:p>
        </w:tc>
      </w:tr>
      <w:tr w:rsidR="00EC0842" w:rsidRPr="00BB0D4D" w14:paraId="7C8BC827" w14:textId="77777777" w:rsidTr="00EC0842">
        <w:tc>
          <w:tcPr>
            <w:tcW w:w="1526" w:type="dxa"/>
          </w:tcPr>
          <w:p w14:paraId="3C744769" w14:textId="77777777" w:rsidR="00EC0842" w:rsidRPr="00BB0D4D" w:rsidRDefault="00EC0842" w:rsidP="00EC0842">
            <w:pPr>
              <w:jc w:val="left"/>
              <w:rPr>
                <w:rStyle w:val="SchwacheHervorhebung"/>
              </w:rPr>
            </w:pPr>
            <w:r w:rsidRPr="00BB0D4D">
              <w:rPr>
                <w:rStyle w:val="SchwacheHervorhebung"/>
              </w:rPr>
              <w:t>Actor:</w:t>
            </w:r>
          </w:p>
        </w:tc>
        <w:tc>
          <w:tcPr>
            <w:tcW w:w="7686" w:type="dxa"/>
          </w:tcPr>
          <w:p w14:paraId="53E4688D" w14:textId="77777777" w:rsidR="00EC0842" w:rsidRPr="00BB0D4D" w:rsidRDefault="00EC0842" w:rsidP="00EC0842">
            <w:pPr>
              <w:jc w:val="left"/>
            </w:pPr>
            <w:r>
              <w:t>Scientist, Reviewer, Manager</w:t>
            </w:r>
          </w:p>
        </w:tc>
      </w:tr>
      <w:tr w:rsidR="00EC0842" w:rsidRPr="002B2173" w14:paraId="5BC79871" w14:textId="77777777" w:rsidTr="00EC0842">
        <w:tc>
          <w:tcPr>
            <w:tcW w:w="1526" w:type="dxa"/>
          </w:tcPr>
          <w:p w14:paraId="198A85B1" w14:textId="77777777" w:rsidR="00EC0842" w:rsidRPr="00BB0D4D" w:rsidRDefault="00EC0842" w:rsidP="00EC0842">
            <w:pPr>
              <w:jc w:val="left"/>
              <w:rPr>
                <w:rStyle w:val="SchwacheHervorhebung"/>
              </w:rPr>
            </w:pPr>
            <w:r w:rsidRPr="00BB0D4D">
              <w:rPr>
                <w:rStyle w:val="SchwacheHervorhebung"/>
              </w:rPr>
              <w:t>Preconditions:</w:t>
            </w:r>
          </w:p>
        </w:tc>
        <w:tc>
          <w:tcPr>
            <w:tcW w:w="7686" w:type="dxa"/>
          </w:tcPr>
          <w:p w14:paraId="7237A526" w14:textId="4BC880FF" w:rsidR="00EC0842" w:rsidRPr="00BB0D4D" w:rsidRDefault="00EC0842" w:rsidP="00EC0842">
            <w:pPr>
              <w:jc w:val="left"/>
            </w:pPr>
            <w:r>
              <w:t>The user is logged in; key runs have been tagged in the current project</w:t>
            </w:r>
            <w:r w:rsidR="00727E1A">
              <w:t>; assumptions have been defined in the current project</w:t>
            </w:r>
          </w:p>
        </w:tc>
      </w:tr>
      <w:tr w:rsidR="00EC0842" w:rsidRPr="00CD3953" w14:paraId="522832B5" w14:textId="77777777" w:rsidTr="00EC0842">
        <w:tc>
          <w:tcPr>
            <w:tcW w:w="1526" w:type="dxa"/>
          </w:tcPr>
          <w:p w14:paraId="133007C9" w14:textId="77777777" w:rsidR="00EC0842" w:rsidRPr="00BB0D4D" w:rsidRDefault="00EC0842" w:rsidP="00EC0842">
            <w:pPr>
              <w:jc w:val="left"/>
              <w:rPr>
                <w:rStyle w:val="SchwacheHervorhebung"/>
              </w:rPr>
            </w:pPr>
            <w:r w:rsidRPr="00BB0D4D">
              <w:rPr>
                <w:rStyle w:val="SchwacheHervorhebung"/>
              </w:rPr>
              <w:t>Basic Flow:</w:t>
            </w:r>
          </w:p>
        </w:tc>
        <w:tc>
          <w:tcPr>
            <w:tcW w:w="7686" w:type="dxa"/>
          </w:tcPr>
          <w:p w14:paraId="34A7709A" w14:textId="77777777" w:rsidR="00EC0842" w:rsidRDefault="00EC0842" w:rsidP="006E0C03">
            <w:pPr>
              <w:pStyle w:val="Listenabsatz"/>
              <w:numPr>
                <w:ilvl w:val="0"/>
                <w:numId w:val="55"/>
              </w:numPr>
            </w:pPr>
            <w:r w:rsidRPr="0083261E">
              <w:t>Open a project</w:t>
            </w:r>
          </w:p>
          <w:p w14:paraId="1697A1D5" w14:textId="5AA6CB0C" w:rsidR="00EC0842" w:rsidRPr="0083261E" w:rsidRDefault="00EC0842" w:rsidP="006E0C03">
            <w:pPr>
              <w:pStyle w:val="Listenabsatz"/>
              <w:numPr>
                <w:ilvl w:val="0"/>
                <w:numId w:val="55"/>
              </w:numPr>
            </w:pPr>
            <w:r>
              <w:lastRenderedPageBreak/>
              <w:t>Click on “</w:t>
            </w:r>
            <w:r w:rsidR="00727E1A">
              <w:t>Assumptions table</w:t>
            </w:r>
            <w:r>
              <w:t>”</w:t>
            </w:r>
          </w:p>
        </w:tc>
      </w:tr>
      <w:tr w:rsidR="00EC0842" w:rsidRPr="00F040DA" w14:paraId="6E256CDE" w14:textId="77777777" w:rsidTr="00EC0842">
        <w:tc>
          <w:tcPr>
            <w:tcW w:w="1526" w:type="dxa"/>
          </w:tcPr>
          <w:p w14:paraId="6B2E2AC9" w14:textId="77777777" w:rsidR="00EC0842" w:rsidRDefault="00EC0842" w:rsidP="00EC0842">
            <w:pPr>
              <w:jc w:val="left"/>
              <w:rPr>
                <w:rStyle w:val="SchwacheHervorhebung"/>
              </w:rPr>
            </w:pPr>
            <w:r>
              <w:rPr>
                <w:rStyle w:val="SchwacheHervorhebung"/>
              </w:rPr>
              <w:lastRenderedPageBreak/>
              <w:t>Alternate Flow:</w:t>
            </w:r>
          </w:p>
        </w:tc>
        <w:tc>
          <w:tcPr>
            <w:tcW w:w="7686" w:type="dxa"/>
          </w:tcPr>
          <w:p w14:paraId="652C4379" w14:textId="77777777" w:rsidR="00EC0842" w:rsidRPr="00C70732" w:rsidRDefault="00EC0842" w:rsidP="00EC0842">
            <w:pPr>
              <w:jc w:val="left"/>
            </w:pPr>
            <w:r>
              <w:t>-</w:t>
            </w:r>
          </w:p>
        </w:tc>
      </w:tr>
      <w:tr w:rsidR="00EC0842" w:rsidRPr="00F040DA" w14:paraId="6F7DFFE3" w14:textId="77777777" w:rsidTr="00EC0842">
        <w:trPr>
          <w:trHeight w:val="330"/>
        </w:trPr>
        <w:tc>
          <w:tcPr>
            <w:tcW w:w="1526" w:type="dxa"/>
          </w:tcPr>
          <w:p w14:paraId="2CCE80C7" w14:textId="77777777" w:rsidR="00EC0842" w:rsidRPr="00BB0D4D" w:rsidRDefault="00EC0842" w:rsidP="00EC0842">
            <w:pPr>
              <w:jc w:val="left"/>
              <w:rPr>
                <w:rStyle w:val="SchwacheHervorhebung"/>
              </w:rPr>
            </w:pPr>
            <w:r>
              <w:rPr>
                <w:rStyle w:val="SchwacheHervorhebung"/>
              </w:rPr>
              <w:t>Exceptions:</w:t>
            </w:r>
          </w:p>
        </w:tc>
        <w:tc>
          <w:tcPr>
            <w:tcW w:w="7686" w:type="dxa"/>
          </w:tcPr>
          <w:p w14:paraId="092F1D26" w14:textId="77777777" w:rsidR="00EC0842" w:rsidRPr="008A59D5" w:rsidRDefault="00EC0842" w:rsidP="00EC0842">
            <w:pPr>
              <w:jc w:val="left"/>
            </w:pPr>
            <w:r>
              <w:t>-</w:t>
            </w:r>
          </w:p>
        </w:tc>
      </w:tr>
      <w:tr w:rsidR="00EC0842" w:rsidRPr="002B2173" w14:paraId="3233A287" w14:textId="77777777" w:rsidTr="00EC0842">
        <w:tc>
          <w:tcPr>
            <w:tcW w:w="1526" w:type="dxa"/>
          </w:tcPr>
          <w:p w14:paraId="4FCE9370" w14:textId="77777777" w:rsidR="00EC0842" w:rsidRPr="00BB0D4D" w:rsidRDefault="00EC0842" w:rsidP="00EC0842">
            <w:pPr>
              <w:jc w:val="left"/>
              <w:rPr>
                <w:rStyle w:val="SchwacheHervorhebung"/>
              </w:rPr>
            </w:pPr>
            <w:r w:rsidRPr="00BB0D4D">
              <w:rPr>
                <w:rStyle w:val="SchwacheHervorhebung"/>
              </w:rPr>
              <w:t>Post Conditions:</w:t>
            </w:r>
          </w:p>
        </w:tc>
        <w:tc>
          <w:tcPr>
            <w:tcW w:w="7686" w:type="dxa"/>
          </w:tcPr>
          <w:p w14:paraId="42FAFFC9" w14:textId="77777777" w:rsidR="00EC0842" w:rsidRPr="00BB0D4D" w:rsidRDefault="00EC0842" w:rsidP="00EC0842">
            <w:pPr>
              <w:jc w:val="left"/>
            </w:pPr>
            <w:r>
              <w:t>A new browser tab (window) will open with the table.</w:t>
            </w:r>
          </w:p>
        </w:tc>
      </w:tr>
    </w:tbl>
    <w:p w14:paraId="1CC9CC34" w14:textId="77777777" w:rsidR="00EC0842" w:rsidRDefault="00EC0842" w:rsidP="001C4620">
      <w:pPr>
        <w:spacing w:after="200"/>
        <w:jc w:val="left"/>
      </w:pPr>
    </w:p>
    <w:p w14:paraId="2D9EA31E" w14:textId="2A3BB638" w:rsidR="00EE23B0" w:rsidRPr="00DA5801" w:rsidRDefault="00EE23B0" w:rsidP="00EE23B0">
      <w:pPr>
        <w:pStyle w:val="berschrift2"/>
      </w:pPr>
      <w:bookmarkStart w:id="237" w:name="_Toc457201370"/>
      <w:r>
        <w:t>UC2</w:t>
      </w:r>
      <w:r w:rsidR="002511F4">
        <w:t>4</w:t>
      </w:r>
      <w:r>
        <w:t xml:space="preserve"> – Assign or change of </w:t>
      </w:r>
      <w:commentRangeStart w:id="238"/>
      <w:r>
        <w:t>reviewer(s)</w:t>
      </w:r>
      <w:commentRangeEnd w:id="238"/>
      <w:r>
        <w:rPr>
          <w:rStyle w:val="Kommentarzeichen"/>
          <w:rFonts w:asciiTheme="minorHAnsi" w:eastAsiaTheme="minorEastAsia" w:hAnsiTheme="minorHAnsi" w:cstheme="minorBidi"/>
          <w:b w:val="0"/>
          <w:bCs w:val="0"/>
          <w:color w:val="auto"/>
        </w:rPr>
        <w:commentReference w:id="238"/>
      </w:r>
      <w:r>
        <w:t>?</w:t>
      </w:r>
      <w:bookmarkEnd w:id="23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EE23B0" w:rsidRPr="002B2173" w14:paraId="6B852475" w14:textId="77777777" w:rsidTr="00B947D4">
        <w:tc>
          <w:tcPr>
            <w:tcW w:w="1526" w:type="dxa"/>
          </w:tcPr>
          <w:p w14:paraId="39E49309" w14:textId="77777777" w:rsidR="00EE23B0" w:rsidRPr="00BB0D4D" w:rsidRDefault="00EE23B0" w:rsidP="00B947D4">
            <w:pPr>
              <w:jc w:val="left"/>
              <w:rPr>
                <w:rStyle w:val="SchwacheHervorhebung"/>
              </w:rPr>
            </w:pPr>
            <w:r w:rsidRPr="00BB0D4D">
              <w:rPr>
                <w:rStyle w:val="SchwacheHervorhebung"/>
              </w:rPr>
              <w:t>Goal:</w:t>
            </w:r>
          </w:p>
        </w:tc>
        <w:tc>
          <w:tcPr>
            <w:tcW w:w="7686" w:type="dxa"/>
          </w:tcPr>
          <w:p w14:paraId="10E991A5" w14:textId="39DDBF89" w:rsidR="00EE23B0" w:rsidRPr="00BB0D4D" w:rsidRDefault="006E76B3" w:rsidP="00B947D4">
            <w:pPr>
              <w:jc w:val="left"/>
            </w:pPr>
            <w:r>
              <w:t>A user can assign or change reviewer(s) to a project</w:t>
            </w:r>
            <w:r w:rsidR="00EE23B0" w:rsidRPr="00EC0842">
              <w:t>.</w:t>
            </w:r>
          </w:p>
        </w:tc>
      </w:tr>
      <w:tr w:rsidR="00EE23B0" w:rsidRPr="00BB0D4D" w14:paraId="708D52EF" w14:textId="77777777" w:rsidTr="00B947D4">
        <w:tc>
          <w:tcPr>
            <w:tcW w:w="1526" w:type="dxa"/>
          </w:tcPr>
          <w:p w14:paraId="6DD47B36" w14:textId="77777777" w:rsidR="00EE23B0" w:rsidRPr="00BB0D4D" w:rsidRDefault="00EE23B0" w:rsidP="00B947D4">
            <w:pPr>
              <w:jc w:val="left"/>
              <w:rPr>
                <w:rStyle w:val="SchwacheHervorhebung"/>
              </w:rPr>
            </w:pPr>
            <w:r w:rsidRPr="00BB0D4D">
              <w:rPr>
                <w:rStyle w:val="SchwacheHervorhebung"/>
              </w:rPr>
              <w:t>Actor:</w:t>
            </w:r>
          </w:p>
        </w:tc>
        <w:tc>
          <w:tcPr>
            <w:tcW w:w="7686" w:type="dxa"/>
          </w:tcPr>
          <w:p w14:paraId="0B87B73D" w14:textId="0EC88E15" w:rsidR="00EE23B0" w:rsidRPr="00BB0D4D" w:rsidRDefault="00EE23B0" w:rsidP="006E76B3">
            <w:pPr>
              <w:jc w:val="left"/>
            </w:pPr>
            <w:r>
              <w:t>Scientist</w:t>
            </w:r>
            <w:r w:rsidR="006E76B3">
              <w:t xml:space="preserve">, </w:t>
            </w:r>
            <w:commentRangeStart w:id="239"/>
            <w:r w:rsidR="006E76B3">
              <w:t>Manager</w:t>
            </w:r>
            <w:commentRangeEnd w:id="239"/>
            <w:r w:rsidR="006E76B3">
              <w:rPr>
                <w:rStyle w:val="Kommentarzeichen"/>
              </w:rPr>
              <w:commentReference w:id="239"/>
            </w:r>
          </w:p>
        </w:tc>
      </w:tr>
      <w:tr w:rsidR="00EE23B0" w:rsidRPr="002B2173" w14:paraId="3F0971AC" w14:textId="77777777" w:rsidTr="00B947D4">
        <w:tc>
          <w:tcPr>
            <w:tcW w:w="1526" w:type="dxa"/>
          </w:tcPr>
          <w:p w14:paraId="78B3885E" w14:textId="77777777" w:rsidR="00EE23B0" w:rsidRPr="00BB0D4D" w:rsidRDefault="00EE23B0" w:rsidP="00B947D4">
            <w:pPr>
              <w:jc w:val="left"/>
              <w:rPr>
                <w:rStyle w:val="SchwacheHervorhebung"/>
              </w:rPr>
            </w:pPr>
            <w:r w:rsidRPr="00BB0D4D">
              <w:rPr>
                <w:rStyle w:val="SchwacheHervorhebung"/>
              </w:rPr>
              <w:t>Preconditions:</w:t>
            </w:r>
          </w:p>
        </w:tc>
        <w:tc>
          <w:tcPr>
            <w:tcW w:w="7686" w:type="dxa"/>
          </w:tcPr>
          <w:p w14:paraId="1A836D6B" w14:textId="24070359" w:rsidR="00EE23B0" w:rsidRPr="00BB0D4D" w:rsidRDefault="00EE23B0" w:rsidP="006E76B3">
            <w:pPr>
              <w:jc w:val="left"/>
            </w:pPr>
            <w:r>
              <w:t xml:space="preserve">The user is logged in; </w:t>
            </w:r>
            <w:r w:rsidR="006E76B3">
              <w:t>a project</w:t>
            </w:r>
            <w:r>
              <w:t xml:space="preserve"> ha</w:t>
            </w:r>
            <w:r w:rsidR="006E76B3">
              <w:t>s</w:t>
            </w:r>
            <w:r>
              <w:t xml:space="preserve"> been </w:t>
            </w:r>
            <w:r w:rsidR="006E76B3">
              <w:t>created</w:t>
            </w:r>
            <w:r w:rsidR="00A97EB0">
              <w:t>; there are steps within the current project.</w:t>
            </w:r>
          </w:p>
        </w:tc>
      </w:tr>
      <w:tr w:rsidR="00EE23B0" w:rsidRPr="00CD3953" w14:paraId="5167CCD6" w14:textId="77777777" w:rsidTr="00B947D4">
        <w:tc>
          <w:tcPr>
            <w:tcW w:w="1526" w:type="dxa"/>
          </w:tcPr>
          <w:p w14:paraId="685A981E" w14:textId="77777777" w:rsidR="00EE23B0" w:rsidRPr="00BB0D4D" w:rsidRDefault="00EE23B0" w:rsidP="00B947D4">
            <w:pPr>
              <w:jc w:val="left"/>
              <w:rPr>
                <w:rStyle w:val="SchwacheHervorhebung"/>
              </w:rPr>
            </w:pPr>
            <w:r w:rsidRPr="00BB0D4D">
              <w:rPr>
                <w:rStyle w:val="SchwacheHervorhebung"/>
              </w:rPr>
              <w:t>Basic Flow:</w:t>
            </w:r>
          </w:p>
        </w:tc>
        <w:tc>
          <w:tcPr>
            <w:tcW w:w="7686" w:type="dxa"/>
          </w:tcPr>
          <w:p w14:paraId="768A9F6C" w14:textId="3EC35D6E" w:rsidR="00EE23B0" w:rsidRDefault="006E76B3" w:rsidP="006E76B3">
            <w:pPr>
              <w:pStyle w:val="Listenabsatz"/>
              <w:numPr>
                <w:ilvl w:val="0"/>
                <w:numId w:val="56"/>
              </w:numPr>
            </w:pPr>
            <w:r>
              <w:t>Go to the projects page</w:t>
            </w:r>
          </w:p>
          <w:p w14:paraId="51B31C0A" w14:textId="77777777" w:rsidR="00EE23B0" w:rsidRDefault="006E76B3" w:rsidP="006E76B3">
            <w:pPr>
              <w:pStyle w:val="Listenabsatz"/>
              <w:numPr>
                <w:ilvl w:val="0"/>
                <w:numId w:val="56"/>
              </w:numPr>
            </w:pPr>
            <w:r>
              <w:t>Select the project for review</w:t>
            </w:r>
          </w:p>
          <w:p w14:paraId="09599E6A" w14:textId="6D8DDF22" w:rsidR="00A97EB0" w:rsidRDefault="00A97EB0" w:rsidP="006E76B3">
            <w:pPr>
              <w:pStyle w:val="Listenabsatz"/>
              <w:numPr>
                <w:ilvl w:val="0"/>
                <w:numId w:val="56"/>
              </w:numPr>
            </w:pPr>
            <w:r>
              <w:t>Unselect a user if there is one already assigned</w:t>
            </w:r>
          </w:p>
          <w:p w14:paraId="6E7E0909" w14:textId="77777777" w:rsidR="006E76B3" w:rsidRDefault="006E76B3" w:rsidP="006E76B3">
            <w:pPr>
              <w:pStyle w:val="Listenabsatz"/>
              <w:numPr>
                <w:ilvl w:val="0"/>
                <w:numId w:val="56"/>
              </w:numPr>
            </w:pPr>
            <w:r>
              <w:t>Select the user</w:t>
            </w:r>
            <w:r w:rsidR="00A97EB0">
              <w:t>(s)</w:t>
            </w:r>
            <w:r>
              <w:t xml:space="preserve"> to assign for review (or type in the name of user?)</w:t>
            </w:r>
          </w:p>
          <w:p w14:paraId="3F12DAFC" w14:textId="742D9A20" w:rsidR="002B3F49" w:rsidRPr="0083261E" w:rsidRDefault="002B3F49" w:rsidP="006E76B3">
            <w:pPr>
              <w:pStyle w:val="Listenabsatz"/>
              <w:numPr>
                <w:ilvl w:val="0"/>
                <w:numId w:val="56"/>
              </w:numPr>
            </w:pPr>
            <w:r>
              <w:t>Save</w:t>
            </w:r>
          </w:p>
        </w:tc>
      </w:tr>
      <w:tr w:rsidR="00EE23B0" w:rsidRPr="00F040DA" w14:paraId="29AFF9A4" w14:textId="77777777" w:rsidTr="00B947D4">
        <w:tc>
          <w:tcPr>
            <w:tcW w:w="1526" w:type="dxa"/>
          </w:tcPr>
          <w:p w14:paraId="162A1F09" w14:textId="5F479B80" w:rsidR="00EE23B0" w:rsidRDefault="00EE23B0" w:rsidP="00B947D4">
            <w:pPr>
              <w:jc w:val="left"/>
              <w:rPr>
                <w:rStyle w:val="SchwacheHervorhebung"/>
              </w:rPr>
            </w:pPr>
            <w:r>
              <w:rPr>
                <w:rStyle w:val="SchwacheHervorhebung"/>
              </w:rPr>
              <w:t>Alternate Flow:</w:t>
            </w:r>
          </w:p>
        </w:tc>
        <w:tc>
          <w:tcPr>
            <w:tcW w:w="7686" w:type="dxa"/>
          </w:tcPr>
          <w:p w14:paraId="14FAA00F" w14:textId="77777777" w:rsidR="00A97EB0" w:rsidRDefault="00A97EB0" w:rsidP="00A97EB0">
            <w:pPr>
              <w:jc w:val="left"/>
            </w:pPr>
            <w:r>
              <w:t>Cancel save</w:t>
            </w:r>
          </w:p>
          <w:p w14:paraId="68F56852" w14:textId="6DDB21FC" w:rsidR="00EE23B0" w:rsidRPr="00A97EB0" w:rsidRDefault="00A97EB0" w:rsidP="00A97EB0">
            <w:pPr>
              <w:pStyle w:val="Listenabsatz"/>
              <w:numPr>
                <w:ilvl w:val="0"/>
                <w:numId w:val="59"/>
              </w:numPr>
            </w:pPr>
            <w:r w:rsidRPr="00A97EB0">
              <w:t>Changes are discarded.</w:t>
            </w:r>
          </w:p>
        </w:tc>
      </w:tr>
      <w:tr w:rsidR="00EE23B0" w:rsidRPr="00F040DA" w14:paraId="412433AA" w14:textId="77777777" w:rsidTr="00B947D4">
        <w:trPr>
          <w:trHeight w:val="330"/>
        </w:trPr>
        <w:tc>
          <w:tcPr>
            <w:tcW w:w="1526" w:type="dxa"/>
          </w:tcPr>
          <w:p w14:paraId="5F08D8FA" w14:textId="77777777" w:rsidR="00EE23B0" w:rsidRPr="00BB0D4D" w:rsidRDefault="00EE23B0" w:rsidP="00B947D4">
            <w:pPr>
              <w:jc w:val="left"/>
              <w:rPr>
                <w:rStyle w:val="SchwacheHervorhebung"/>
              </w:rPr>
            </w:pPr>
            <w:r>
              <w:rPr>
                <w:rStyle w:val="SchwacheHervorhebung"/>
              </w:rPr>
              <w:t>Exceptions:</w:t>
            </w:r>
          </w:p>
        </w:tc>
        <w:tc>
          <w:tcPr>
            <w:tcW w:w="7686" w:type="dxa"/>
          </w:tcPr>
          <w:p w14:paraId="7178C4D6" w14:textId="77777777" w:rsidR="00EE23B0" w:rsidRPr="008A59D5" w:rsidRDefault="00EE23B0" w:rsidP="00B947D4">
            <w:pPr>
              <w:jc w:val="left"/>
            </w:pPr>
            <w:r>
              <w:t>-</w:t>
            </w:r>
          </w:p>
        </w:tc>
      </w:tr>
      <w:tr w:rsidR="00EE23B0" w:rsidRPr="002B2173" w14:paraId="3A87A1BE" w14:textId="77777777" w:rsidTr="00B947D4">
        <w:tc>
          <w:tcPr>
            <w:tcW w:w="1526" w:type="dxa"/>
          </w:tcPr>
          <w:p w14:paraId="24DEC638" w14:textId="77777777" w:rsidR="00EE23B0" w:rsidRPr="00BB0D4D" w:rsidRDefault="00EE23B0" w:rsidP="00B947D4">
            <w:pPr>
              <w:jc w:val="left"/>
              <w:rPr>
                <w:rStyle w:val="SchwacheHervorhebung"/>
              </w:rPr>
            </w:pPr>
            <w:r w:rsidRPr="00BB0D4D">
              <w:rPr>
                <w:rStyle w:val="SchwacheHervorhebung"/>
              </w:rPr>
              <w:t>Post Conditions:</w:t>
            </w:r>
          </w:p>
        </w:tc>
        <w:tc>
          <w:tcPr>
            <w:tcW w:w="7686" w:type="dxa"/>
          </w:tcPr>
          <w:p w14:paraId="1167146F" w14:textId="173F326C" w:rsidR="00EE23B0" w:rsidRPr="00BB0D4D" w:rsidRDefault="00A97EB0" w:rsidP="002B3F49">
            <w:pPr>
              <w:jc w:val="left"/>
            </w:pPr>
            <w:r>
              <w:t xml:space="preserve">The </w:t>
            </w:r>
            <w:r w:rsidR="002B3F49">
              <w:t>updated list of</w:t>
            </w:r>
            <w:r>
              <w:t xml:space="preserve"> reviewers displayed in the projects page</w:t>
            </w:r>
            <w:r w:rsidR="00EE23B0">
              <w:t>.</w:t>
            </w:r>
          </w:p>
        </w:tc>
      </w:tr>
    </w:tbl>
    <w:p w14:paraId="0054D171" w14:textId="77777777" w:rsidR="00EE23B0" w:rsidRPr="00AE18D3" w:rsidRDefault="00EE23B0" w:rsidP="00EE23B0">
      <w:pPr>
        <w:spacing w:after="200"/>
        <w:jc w:val="left"/>
      </w:pPr>
    </w:p>
    <w:p w14:paraId="41A86B8B" w14:textId="5DF3F378" w:rsidR="006E76B3" w:rsidRPr="00DA5801" w:rsidRDefault="006E76B3" w:rsidP="006E76B3">
      <w:pPr>
        <w:pStyle w:val="berschrift2"/>
      </w:pPr>
      <w:bookmarkStart w:id="240" w:name="_Toc457201371"/>
      <w:r>
        <w:t>UC2</w:t>
      </w:r>
      <w:r w:rsidR="002511F4">
        <w:t>5</w:t>
      </w:r>
      <w:r>
        <w:t xml:space="preserve"> – Assign or Update a reviewer</w:t>
      </w:r>
      <w:bookmarkEnd w:id="24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6E76B3" w:rsidRPr="002B2173" w14:paraId="2688D4D7" w14:textId="77777777" w:rsidTr="00B947D4">
        <w:tc>
          <w:tcPr>
            <w:tcW w:w="1526" w:type="dxa"/>
          </w:tcPr>
          <w:p w14:paraId="753291D4" w14:textId="77777777" w:rsidR="006E76B3" w:rsidRPr="00BB0D4D" w:rsidRDefault="006E76B3" w:rsidP="00B947D4">
            <w:pPr>
              <w:jc w:val="left"/>
              <w:rPr>
                <w:rStyle w:val="SchwacheHervorhebung"/>
              </w:rPr>
            </w:pPr>
            <w:r w:rsidRPr="00BB0D4D">
              <w:rPr>
                <w:rStyle w:val="SchwacheHervorhebung"/>
              </w:rPr>
              <w:t>Goal:</w:t>
            </w:r>
          </w:p>
        </w:tc>
        <w:tc>
          <w:tcPr>
            <w:tcW w:w="7686" w:type="dxa"/>
          </w:tcPr>
          <w:p w14:paraId="30116628" w14:textId="72D03095" w:rsidR="006E76B3" w:rsidRPr="00BB0D4D" w:rsidRDefault="006E76B3" w:rsidP="00B947D4">
            <w:pPr>
              <w:jc w:val="left"/>
            </w:pPr>
            <w:r>
              <w:t xml:space="preserve">A user can access projects as </w:t>
            </w:r>
            <w:r w:rsidR="006D74CD">
              <w:t>read-only</w:t>
            </w:r>
            <w:r>
              <w:t xml:space="preserve"> for Scientists.</w:t>
            </w:r>
          </w:p>
        </w:tc>
      </w:tr>
      <w:tr w:rsidR="006E76B3" w:rsidRPr="00BB0D4D" w14:paraId="5B5FA402" w14:textId="77777777" w:rsidTr="00B947D4">
        <w:tc>
          <w:tcPr>
            <w:tcW w:w="1526" w:type="dxa"/>
          </w:tcPr>
          <w:p w14:paraId="6A59FA72" w14:textId="77777777" w:rsidR="006E76B3" w:rsidRPr="00BB0D4D" w:rsidRDefault="006E76B3" w:rsidP="00B947D4">
            <w:pPr>
              <w:jc w:val="left"/>
              <w:rPr>
                <w:rStyle w:val="SchwacheHervorhebung"/>
              </w:rPr>
            </w:pPr>
            <w:r w:rsidRPr="00BB0D4D">
              <w:rPr>
                <w:rStyle w:val="SchwacheHervorhebung"/>
              </w:rPr>
              <w:t>Actor:</w:t>
            </w:r>
          </w:p>
        </w:tc>
        <w:tc>
          <w:tcPr>
            <w:tcW w:w="7686" w:type="dxa"/>
          </w:tcPr>
          <w:p w14:paraId="18E9C60D" w14:textId="77777777" w:rsidR="006E76B3" w:rsidRPr="00BB0D4D" w:rsidRDefault="006E76B3" w:rsidP="00B947D4">
            <w:pPr>
              <w:jc w:val="left"/>
            </w:pPr>
            <w:r>
              <w:t>Manager</w:t>
            </w:r>
          </w:p>
        </w:tc>
      </w:tr>
      <w:tr w:rsidR="006E76B3" w:rsidRPr="002B2173" w14:paraId="0CC21362" w14:textId="77777777" w:rsidTr="00B947D4">
        <w:tc>
          <w:tcPr>
            <w:tcW w:w="1526" w:type="dxa"/>
          </w:tcPr>
          <w:p w14:paraId="7F23BEE8" w14:textId="77777777" w:rsidR="006E76B3" w:rsidRPr="00BB0D4D" w:rsidRDefault="006E76B3" w:rsidP="00B947D4">
            <w:pPr>
              <w:jc w:val="left"/>
              <w:rPr>
                <w:rStyle w:val="SchwacheHervorhebung"/>
              </w:rPr>
            </w:pPr>
            <w:r w:rsidRPr="00BB0D4D">
              <w:rPr>
                <w:rStyle w:val="SchwacheHervorhebung"/>
              </w:rPr>
              <w:t>Preconditions:</w:t>
            </w:r>
          </w:p>
        </w:tc>
        <w:tc>
          <w:tcPr>
            <w:tcW w:w="7686" w:type="dxa"/>
          </w:tcPr>
          <w:p w14:paraId="195FD6D9" w14:textId="77777777" w:rsidR="006E76B3" w:rsidRPr="00BB0D4D" w:rsidRDefault="006E76B3" w:rsidP="00B947D4">
            <w:pPr>
              <w:jc w:val="left"/>
            </w:pPr>
            <w:r>
              <w:t>The user is signed in</w:t>
            </w:r>
          </w:p>
        </w:tc>
      </w:tr>
      <w:tr w:rsidR="006E76B3" w:rsidRPr="00CD3953" w14:paraId="79EE995C" w14:textId="77777777" w:rsidTr="00B947D4">
        <w:tc>
          <w:tcPr>
            <w:tcW w:w="1526" w:type="dxa"/>
          </w:tcPr>
          <w:p w14:paraId="0C6E5432" w14:textId="77777777" w:rsidR="006E76B3" w:rsidRPr="00BB0D4D" w:rsidRDefault="006E76B3" w:rsidP="00B947D4">
            <w:pPr>
              <w:jc w:val="left"/>
              <w:rPr>
                <w:rStyle w:val="SchwacheHervorhebung"/>
              </w:rPr>
            </w:pPr>
            <w:r w:rsidRPr="00BB0D4D">
              <w:rPr>
                <w:rStyle w:val="SchwacheHervorhebung"/>
              </w:rPr>
              <w:t>Basic Flow:</w:t>
            </w:r>
          </w:p>
        </w:tc>
        <w:tc>
          <w:tcPr>
            <w:tcW w:w="7686" w:type="dxa"/>
          </w:tcPr>
          <w:p w14:paraId="7FA0C17A" w14:textId="77777777" w:rsidR="006E76B3" w:rsidRDefault="006E76B3" w:rsidP="0068599D">
            <w:pPr>
              <w:pStyle w:val="Listenabsatz"/>
              <w:numPr>
                <w:ilvl w:val="0"/>
                <w:numId w:val="61"/>
              </w:numPr>
              <w:jc w:val="left"/>
            </w:pPr>
            <w:r w:rsidRPr="00741901">
              <w:t>Go to the projects page</w:t>
            </w:r>
          </w:p>
          <w:p w14:paraId="552B51D1" w14:textId="77777777" w:rsidR="006E76B3" w:rsidRPr="00A848BF" w:rsidRDefault="006E76B3" w:rsidP="0068599D">
            <w:pPr>
              <w:pStyle w:val="Listenabsatz"/>
              <w:numPr>
                <w:ilvl w:val="0"/>
                <w:numId w:val="61"/>
              </w:numPr>
              <w:jc w:val="left"/>
            </w:pPr>
            <w:r w:rsidRPr="006C4317">
              <w:t>Select the user</w:t>
            </w:r>
          </w:p>
        </w:tc>
      </w:tr>
      <w:tr w:rsidR="006E76B3" w:rsidRPr="002B2173" w14:paraId="3B1C9DAB" w14:textId="77777777" w:rsidTr="00B947D4">
        <w:tc>
          <w:tcPr>
            <w:tcW w:w="1526" w:type="dxa"/>
          </w:tcPr>
          <w:p w14:paraId="517E67D7" w14:textId="77777777" w:rsidR="006E76B3" w:rsidRDefault="006E76B3" w:rsidP="00B947D4">
            <w:pPr>
              <w:jc w:val="left"/>
              <w:rPr>
                <w:rStyle w:val="SchwacheHervorhebung"/>
              </w:rPr>
            </w:pPr>
            <w:r>
              <w:rPr>
                <w:rStyle w:val="SchwacheHervorhebung"/>
              </w:rPr>
              <w:t>Alternate Flow:</w:t>
            </w:r>
          </w:p>
        </w:tc>
        <w:tc>
          <w:tcPr>
            <w:tcW w:w="7686" w:type="dxa"/>
          </w:tcPr>
          <w:p w14:paraId="796281E3" w14:textId="77777777" w:rsidR="006E76B3" w:rsidRDefault="006E76B3" w:rsidP="00B947D4">
            <w:pPr>
              <w:jc w:val="left"/>
            </w:pPr>
            <w:r>
              <w:t>The user doesn’t have projects assigned.</w:t>
            </w:r>
          </w:p>
          <w:p w14:paraId="531DD90D" w14:textId="77777777" w:rsidR="006E76B3" w:rsidRPr="003B619F" w:rsidRDefault="006E76B3" w:rsidP="0068599D">
            <w:pPr>
              <w:pStyle w:val="Listenabsatz"/>
              <w:numPr>
                <w:ilvl w:val="0"/>
                <w:numId w:val="62"/>
              </w:numPr>
              <w:jc w:val="left"/>
            </w:pPr>
            <w:r>
              <w:t>Show information “No Projects found”</w:t>
            </w:r>
          </w:p>
        </w:tc>
      </w:tr>
      <w:tr w:rsidR="006E76B3" w:rsidRPr="00F040DA" w14:paraId="1A2498DF" w14:textId="77777777" w:rsidTr="00B947D4">
        <w:tc>
          <w:tcPr>
            <w:tcW w:w="1526" w:type="dxa"/>
          </w:tcPr>
          <w:p w14:paraId="53D969B5" w14:textId="77777777" w:rsidR="006E76B3" w:rsidRPr="00BB0D4D" w:rsidRDefault="006E76B3" w:rsidP="00B947D4">
            <w:pPr>
              <w:jc w:val="left"/>
              <w:rPr>
                <w:rStyle w:val="SchwacheHervorhebung"/>
              </w:rPr>
            </w:pPr>
            <w:r>
              <w:rPr>
                <w:rStyle w:val="SchwacheHervorhebung"/>
              </w:rPr>
              <w:t>Exceptions:</w:t>
            </w:r>
          </w:p>
        </w:tc>
        <w:tc>
          <w:tcPr>
            <w:tcW w:w="7686" w:type="dxa"/>
          </w:tcPr>
          <w:p w14:paraId="56B9349F" w14:textId="77777777" w:rsidR="006E76B3" w:rsidRPr="008A59D5" w:rsidRDefault="006E76B3" w:rsidP="00B947D4">
            <w:pPr>
              <w:jc w:val="left"/>
            </w:pPr>
            <w:r>
              <w:t>-</w:t>
            </w:r>
          </w:p>
        </w:tc>
      </w:tr>
      <w:tr w:rsidR="006E76B3" w:rsidRPr="002B2173" w14:paraId="39A158BE" w14:textId="77777777" w:rsidTr="00B947D4">
        <w:tc>
          <w:tcPr>
            <w:tcW w:w="1526" w:type="dxa"/>
          </w:tcPr>
          <w:p w14:paraId="09096614" w14:textId="77777777" w:rsidR="006E76B3" w:rsidRPr="00BB0D4D" w:rsidRDefault="006E76B3" w:rsidP="00B947D4">
            <w:pPr>
              <w:jc w:val="left"/>
              <w:rPr>
                <w:rStyle w:val="SchwacheHervorhebung"/>
              </w:rPr>
            </w:pPr>
            <w:r w:rsidRPr="00BB0D4D">
              <w:rPr>
                <w:rStyle w:val="SchwacheHervorhebung"/>
              </w:rPr>
              <w:t>Post Conditions:</w:t>
            </w:r>
          </w:p>
        </w:tc>
        <w:tc>
          <w:tcPr>
            <w:tcW w:w="7686" w:type="dxa"/>
          </w:tcPr>
          <w:p w14:paraId="489DB02F" w14:textId="77777777" w:rsidR="006E76B3" w:rsidRDefault="006E76B3" w:rsidP="00B947D4">
            <w:pPr>
              <w:jc w:val="left"/>
            </w:pPr>
            <w:r>
              <w:t xml:space="preserve">The application shows a table of all projects. This table has the following </w:t>
            </w:r>
            <w:commentRangeStart w:id="241"/>
            <w:commentRangeStart w:id="242"/>
            <w:r>
              <w:t>data</w:t>
            </w:r>
            <w:commentRangeEnd w:id="241"/>
            <w:r>
              <w:rPr>
                <w:rStyle w:val="Kommentarzeichen"/>
              </w:rPr>
              <w:commentReference w:id="241"/>
            </w:r>
            <w:commentRangeEnd w:id="242"/>
            <w:r>
              <w:rPr>
                <w:rStyle w:val="Kommentarzeichen"/>
              </w:rPr>
              <w:commentReference w:id="242"/>
            </w:r>
            <w:r>
              <w:t>:</w:t>
            </w:r>
          </w:p>
          <w:p w14:paraId="647CC746" w14:textId="77777777" w:rsidR="006E76B3" w:rsidRDefault="006E76B3" w:rsidP="0068599D">
            <w:pPr>
              <w:pStyle w:val="Listenabsatz"/>
              <w:numPr>
                <w:ilvl w:val="0"/>
                <w:numId w:val="63"/>
              </w:numPr>
              <w:spacing w:line="288" w:lineRule="auto"/>
              <w:jc w:val="left"/>
            </w:pPr>
            <w:r w:rsidRPr="00B35BB6">
              <w:t>Project Name</w:t>
            </w:r>
          </w:p>
          <w:p w14:paraId="21F5BE38" w14:textId="77777777" w:rsidR="006E76B3" w:rsidRDefault="006E76B3" w:rsidP="0068599D">
            <w:pPr>
              <w:pStyle w:val="Listenabsatz"/>
              <w:numPr>
                <w:ilvl w:val="0"/>
                <w:numId w:val="63"/>
              </w:numPr>
              <w:spacing w:line="288" w:lineRule="auto"/>
              <w:jc w:val="left"/>
            </w:pPr>
            <w:r>
              <w:t>Project Owner</w:t>
            </w:r>
          </w:p>
          <w:p w14:paraId="6B8F327F" w14:textId="77777777" w:rsidR="006E76B3" w:rsidRDefault="006E76B3" w:rsidP="0068599D">
            <w:pPr>
              <w:pStyle w:val="Listenabsatz"/>
              <w:numPr>
                <w:ilvl w:val="0"/>
                <w:numId w:val="63"/>
              </w:numPr>
              <w:spacing w:line="288" w:lineRule="auto"/>
              <w:jc w:val="left"/>
            </w:pPr>
            <w:r>
              <w:t>Reviewer</w:t>
            </w:r>
          </w:p>
          <w:p w14:paraId="6F912F44" w14:textId="77777777" w:rsidR="006E76B3" w:rsidRDefault="006E76B3" w:rsidP="0068599D">
            <w:pPr>
              <w:pStyle w:val="Listenabsatz"/>
              <w:numPr>
                <w:ilvl w:val="0"/>
                <w:numId w:val="63"/>
              </w:numPr>
              <w:spacing w:line="288" w:lineRule="auto"/>
              <w:jc w:val="left"/>
            </w:pPr>
            <w:r>
              <w:t>Start date and time</w:t>
            </w:r>
          </w:p>
          <w:p w14:paraId="2FCF2A95" w14:textId="77777777" w:rsidR="006E76B3" w:rsidRPr="008A68CC" w:rsidRDefault="006E76B3" w:rsidP="0068599D">
            <w:pPr>
              <w:pStyle w:val="Listenabsatz"/>
              <w:numPr>
                <w:ilvl w:val="0"/>
                <w:numId w:val="63"/>
              </w:numPr>
              <w:jc w:val="left"/>
            </w:pPr>
            <w:r w:rsidRPr="008A68CC">
              <w:t>End date and time (optional)</w:t>
            </w:r>
          </w:p>
        </w:tc>
      </w:tr>
    </w:tbl>
    <w:p w14:paraId="792723D1" w14:textId="77777777" w:rsidR="00EE23B0" w:rsidRDefault="00EE23B0" w:rsidP="001C4620">
      <w:pPr>
        <w:spacing w:after="200"/>
        <w:jc w:val="left"/>
      </w:pPr>
    </w:p>
    <w:p w14:paraId="7FCE8ACB" w14:textId="3055DD3D" w:rsidR="0068599D" w:rsidRPr="00DA5801" w:rsidRDefault="0068599D" w:rsidP="0068599D">
      <w:pPr>
        <w:pStyle w:val="berschrift2"/>
      </w:pPr>
      <w:bookmarkStart w:id="243" w:name="_Toc457201372"/>
      <w:r>
        <w:t>UC2</w:t>
      </w:r>
      <w:r w:rsidR="002511F4">
        <w:t>6</w:t>
      </w:r>
      <w:r>
        <w:t>– Decision table</w:t>
      </w:r>
      <w:bookmarkEnd w:id="2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526"/>
        <w:gridCol w:w="7686"/>
      </w:tblGrid>
      <w:tr w:rsidR="0068599D" w:rsidRPr="002B2173" w14:paraId="3D91C9E8" w14:textId="77777777" w:rsidTr="00B947D4">
        <w:tc>
          <w:tcPr>
            <w:tcW w:w="1526" w:type="dxa"/>
          </w:tcPr>
          <w:p w14:paraId="31AF815D" w14:textId="77777777" w:rsidR="0068599D" w:rsidRPr="00BB0D4D" w:rsidRDefault="0068599D" w:rsidP="00B947D4">
            <w:pPr>
              <w:jc w:val="left"/>
              <w:rPr>
                <w:rStyle w:val="SchwacheHervorhebung"/>
              </w:rPr>
            </w:pPr>
            <w:r w:rsidRPr="00BB0D4D">
              <w:rPr>
                <w:rStyle w:val="SchwacheHervorhebung"/>
              </w:rPr>
              <w:t>Goal:</w:t>
            </w:r>
          </w:p>
        </w:tc>
        <w:tc>
          <w:tcPr>
            <w:tcW w:w="7686" w:type="dxa"/>
          </w:tcPr>
          <w:p w14:paraId="35028AC0" w14:textId="42FF9B21" w:rsidR="0068599D" w:rsidRPr="00BB0D4D" w:rsidRDefault="0068599D" w:rsidP="0068599D">
            <w:pPr>
              <w:jc w:val="left"/>
            </w:pPr>
            <w:r>
              <w:t>Create decision table, extract the text in Decision for all Steps in the current Project</w:t>
            </w:r>
            <w:r w:rsidRPr="00EC0842">
              <w:t>.</w:t>
            </w:r>
          </w:p>
        </w:tc>
      </w:tr>
      <w:tr w:rsidR="0068599D" w:rsidRPr="00BB0D4D" w14:paraId="7ACFC20E" w14:textId="77777777" w:rsidTr="00B947D4">
        <w:tc>
          <w:tcPr>
            <w:tcW w:w="1526" w:type="dxa"/>
          </w:tcPr>
          <w:p w14:paraId="1CFBA12D" w14:textId="77777777" w:rsidR="0068599D" w:rsidRPr="00BB0D4D" w:rsidRDefault="0068599D" w:rsidP="00B947D4">
            <w:pPr>
              <w:jc w:val="left"/>
              <w:rPr>
                <w:rStyle w:val="SchwacheHervorhebung"/>
              </w:rPr>
            </w:pPr>
            <w:r w:rsidRPr="00BB0D4D">
              <w:rPr>
                <w:rStyle w:val="SchwacheHervorhebung"/>
              </w:rPr>
              <w:t>Actor:</w:t>
            </w:r>
          </w:p>
        </w:tc>
        <w:tc>
          <w:tcPr>
            <w:tcW w:w="7686" w:type="dxa"/>
          </w:tcPr>
          <w:p w14:paraId="7C62F14B" w14:textId="77777777" w:rsidR="0068599D" w:rsidRPr="00BB0D4D" w:rsidRDefault="0068599D" w:rsidP="00B947D4">
            <w:pPr>
              <w:jc w:val="left"/>
            </w:pPr>
            <w:r>
              <w:t>Scientist, Reviewer, Manager</w:t>
            </w:r>
          </w:p>
        </w:tc>
      </w:tr>
      <w:tr w:rsidR="0068599D" w:rsidRPr="002B2173" w14:paraId="50153AE6" w14:textId="77777777" w:rsidTr="00B947D4">
        <w:tc>
          <w:tcPr>
            <w:tcW w:w="1526" w:type="dxa"/>
          </w:tcPr>
          <w:p w14:paraId="0F547E03" w14:textId="77777777" w:rsidR="0068599D" w:rsidRPr="00BB0D4D" w:rsidRDefault="0068599D" w:rsidP="00B947D4">
            <w:pPr>
              <w:jc w:val="left"/>
              <w:rPr>
                <w:rStyle w:val="SchwacheHervorhebung"/>
              </w:rPr>
            </w:pPr>
            <w:r w:rsidRPr="00BB0D4D">
              <w:rPr>
                <w:rStyle w:val="SchwacheHervorhebung"/>
              </w:rPr>
              <w:t>Preconditions:</w:t>
            </w:r>
          </w:p>
        </w:tc>
        <w:tc>
          <w:tcPr>
            <w:tcW w:w="7686" w:type="dxa"/>
          </w:tcPr>
          <w:p w14:paraId="3772F45C" w14:textId="09C3228C" w:rsidR="0068599D" w:rsidRPr="00BB0D4D" w:rsidRDefault="0068599D" w:rsidP="0068599D">
            <w:pPr>
              <w:jc w:val="left"/>
            </w:pPr>
            <w:r>
              <w:t>The user is logged in; key steps have been tagged in the current project; decision have been defined in the current project</w:t>
            </w:r>
          </w:p>
        </w:tc>
      </w:tr>
      <w:tr w:rsidR="0068599D" w:rsidRPr="00CD3953" w14:paraId="1D94A184" w14:textId="77777777" w:rsidTr="00B947D4">
        <w:tc>
          <w:tcPr>
            <w:tcW w:w="1526" w:type="dxa"/>
          </w:tcPr>
          <w:p w14:paraId="59815C59" w14:textId="77777777" w:rsidR="0068599D" w:rsidRPr="00BB0D4D" w:rsidRDefault="0068599D" w:rsidP="00B947D4">
            <w:pPr>
              <w:jc w:val="left"/>
              <w:rPr>
                <w:rStyle w:val="SchwacheHervorhebung"/>
              </w:rPr>
            </w:pPr>
            <w:r w:rsidRPr="00BB0D4D">
              <w:rPr>
                <w:rStyle w:val="SchwacheHervorhebung"/>
              </w:rPr>
              <w:lastRenderedPageBreak/>
              <w:t>Basic Flow:</w:t>
            </w:r>
          </w:p>
        </w:tc>
        <w:tc>
          <w:tcPr>
            <w:tcW w:w="7686" w:type="dxa"/>
          </w:tcPr>
          <w:p w14:paraId="52C0B785" w14:textId="5EBD6226" w:rsidR="0068599D" w:rsidRDefault="0068599D" w:rsidP="0068599D">
            <w:pPr>
              <w:pStyle w:val="Listenabsatz"/>
              <w:numPr>
                <w:ilvl w:val="0"/>
                <w:numId w:val="60"/>
              </w:numPr>
            </w:pPr>
            <w:r>
              <w:t>Go the projects page</w:t>
            </w:r>
          </w:p>
          <w:p w14:paraId="226B3A8D" w14:textId="77777777" w:rsidR="0068599D" w:rsidRDefault="0068599D" w:rsidP="0068599D">
            <w:pPr>
              <w:pStyle w:val="Listenabsatz"/>
              <w:numPr>
                <w:ilvl w:val="0"/>
                <w:numId w:val="60"/>
              </w:numPr>
            </w:pPr>
            <w:r>
              <w:t>Select the project</w:t>
            </w:r>
          </w:p>
          <w:p w14:paraId="749853EB" w14:textId="77777777" w:rsidR="0068599D" w:rsidRDefault="0068599D" w:rsidP="0068599D">
            <w:pPr>
              <w:pStyle w:val="Listenabsatz"/>
              <w:numPr>
                <w:ilvl w:val="0"/>
                <w:numId w:val="60"/>
              </w:numPr>
            </w:pPr>
            <w:r>
              <w:t>Select the Steps</w:t>
            </w:r>
          </w:p>
          <w:p w14:paraId="464D4674" w14:textId="4E39F4B0" w:rsidR="0068599D" w:rsidRPr="0083261E" w:rsidRDefault="0068599D" w:rsidP="0068599D">
            <w:pPr>
              <w:pStyle w:val="Listenabsatz"/>
              <w:numPr>
                <w:ilvl w:val="0"/>
                <w:numId w:val="60"/>
              </w:numPr>
            </w:pPr>
            <w:r>
              <w:t>Click on “Decision table”</w:t>
            </w:r>
          </w:p>
        </w:tc>
      </w:tr>
      <w:tr w:rsidR="0068599D" w:rsidRPr="00F040DA" w14:paraId="78123E96" w14:textId="77777777" w:rsidTr="00B947D4">
        <w:tc>
          <w:tcPr>
            <w:tcW w:w="1526" w:type="dxa"/>
          </w:tcPr>
          <w:p w14:paraId="6A050278" w14:textId="12D84866" w:rsidR="0068599D" w:rsidRDefault="0068599D" w:rsidP="00B947D4">
            <w:pPr>
              <w:jc w:val="left"/>
              <w:rPr>
                <w:rStyle w:val="SchwacheHervorhebung"/>
              </w:rPr>
            </w:pPr>
            <w:r>
              <w:rPr>
                <w:rStyle w:val="SchwacheHervorhebung"/>
              </w:rPr>
              <w:t>Alternate Flow:</w:t>
            </w:r>
          </w:p>
        </w:tc>
        <w:tc>
          <w:tcPr>
            <w:tcW w:w="7686" w:type="dxa"/>
          </w:tcPr>
          <w:p w14:paraId="5D3C944D" w14:textId="77777777" w:rsidR="0068599D" w:rsidRPr="00C70732" w:rsidRDefault="0068599D" w:rsidP="00B947D4">
            <w:pPr>
              <w:jc w:val="left"/>
            </w:pPr>
            <w:r>
              <w:t>-</w:t>
            </w:r>
          </w:p>
        </w:tc>
      </w:tr>
      <w:tr w:rsidR="0068599D" w:rsidRPr="00F040DA" w14:paraId="58B1C061" w14:textId="77777777" w:rsidTr="00B947D4">
        <w:trPr>
          <w:trHeight w:val="330"/>
        </w:trPr>
        <w:tc>
          <w:tcPr>
            <w:tcW w:w="1526" w:type="dxa"/>
          </w:tcPr>
          <w:p w14:paraId="6EF800EB" w14:textId="77777777" w:rsidR="0068599D" w:rsidRPr="00BB0D4D" w:rsidRDefault="0068599D" w:rsidP="00B947D4">
            <w:pPr>
              <w:jc w:val="left"/>
              <w:rPr>
                <w:rStyle w:val="SchwacheHervorhebung"/>
              </w:rPr>
            </w:pPr>
            <w:r>
              <w:rPr>
                <w:rStyle w:val="SchwacheHervorhebung"/>
              </w:rPr>
              <w:t>Exceptions:</w:t>
            </w:r>
          </w:p>
        </w:tc>
        <w:tc>
          <w:tcPr>
            <w:tcW w:w="7686" w:type="dxa"/>
          </w:tcPr>
          <w:p w14:paraId="3B481DF3" w14:textId="77777777" w:rsidR="0068599D" w:rsidRPr="008A59D5" w:rsidRDefault="0068599D" w:rsidP="00B947D4">
            <w:pPr>
              <w:jc w:val="left"/>
            </w:pPr>
            <w:r>
              <w:t>-</w:t>
            </w:r>
          </w:p>
        </w:tc>
      </w:tr>
      <w:tr w:rsidR="0068599D" w:rsidRPr="002B2173" w14:paraId="40F26AB7" w14:textId="77777777" w:rsidTr="00B947D4">
        <w:tc>
          <w:tcPr>
            <w:tcW w:w="1526" w:type="dxa"/>
          </w:tcPr>
          <w:p w14:paraId="362E1F8E" w14:textId="77777777" w:rsidR="0068599D" w:rsidRPr="00BB0D4D" w:rsidRDefault="0068599D" w:rsidP="00B947D4">
            <w:pPr>
              <w:jc w:val="left"/>
              <w:rPr>
                <w:rStyle w:val="SchwacheHervorhebung"/>
              </w:rPr>
            </w:pPr>
            <w:r w:rsidRPr="00BB0D4D">
              <w:rPr>
                <w:rStyle w:val="SchwacheHervorhebung"/>
              </w:rPr>
              <w:t>Post Conditions:</w:t>
            </w:r>
          </w:p>
        </w:tc>
        <w:tc>
          <w:tcPr>
            <w:tcW w:w="7686" w:type="dxa"/>
          </w:tcPr>
          <w:p w14:paraId="227D6E05" w14:textId="77777777" w:rsidR="0068599D" w:rsidRPr="00BB0D4D" w:rsidRDefault="0068599D" w:rsidP="00B947D4">
            <w:pPr>
              <w:jc w:val="left"/>
            </w:pPr>
            <w:r>
              <w:t>A new browser tab (window) will open with the table.</w:t>
            </w:r>
          </w:p>
        </w:tc>
      </w:tr>
    </w:tbl>
    <w:p w14:paraId="22DC76F5" w14:textId="77777777" w:rsidR="0068599D" w:rsidRDefault="0068599D" w:rsidP="001C4620">
      <w:pPr>
        <w:spacing w:after="200"/>
        <w:jc w:val="left"/>
      </w:pPr>
      <w:bookmarkStart w:id="244" w:name="_GoBack"/>
      <w:bookmarkEnd w:id="244"/>
    </w:p>
    <w:p w14:paraId="50C5B7CB" w14:textId="77777777" w:rsidR="0019788B" w:rsidRPr="00AE18D3" w:rsidRDefault="0019788B" w:rsidP="001C4620">
      <w:pPr>
        <w:spacing w:after="200"/>
        <w:jc w:val="left"/>
      </w:pPr>
    </w:p>
    <w:sectPr w:rsidR="0019788B" w:rsidRPr="00AE18D3" w:rsidSect="00A31F5B">
      <w:footerReference w:type="even" r:id="rId28"/>
      <w:footerReference w:type="default" r:id="rId29"/>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Phylinda LS Chan" w:date="2016-07-12T18:05:00Z" w:initials="PLSC">
    <w:p w14:paraId="58347BC4" w14:textId="22E49F5B" w:rsidR="00E81202" w:rsidRDefault="00E81202">
      <w:pPr>
        <w:pStyle w:val="Kommentartext"/>
      </w:pPr>
      <w:r>
        <w:rPr>
          <w:rStyle w:val="Kommentarzeichen"/>
        </w:rPr>
        <w:annotationRef/>
      </w:r>
      <w:r>
        <w:t>Can user share a project/folder/file with another user?</w:t>
      </w:r>
    </w:p>
    <w:p w14:paraId="37C2315D" w14:textId="77777777" w:rsidR="00E81202" w:rsidRDefault="00E81202">
      <w:pPr>
        <w:pStyle w:val="Kommentartext"/>
      </w:pPr>
    </w:p>
    <w:p w14:paraId="2FEC8551" w14:textId="1FC347AC" w:rsidR="00E81202" w:rsidRDefault="00E81202">
      <w:pPr>
        <w:pStyle w:val="Kommentartext"/>
      </w:pPr>
      <w:r>
        <w:t>Can more than one user work on the same project?</w:t>
      </w:r>
    </w:p>
  </w:comment>
  <w:comment w:id="13" w:author="Christian Flandorfer" w:date="2016-07-20T14:54:00Z" w:initials="CF">
    <w:p w14:paraId="7B4D2F47" w14:textId="529B571F" w:rsidR="00E81202" w:rsidRDefault="00E81202">
      <w:pPr>
        <w:pStyle w:val="Kommentartext"/>
      </w:pPr>
      <w:r>
        <w:rPr>
          <w:rStyle w:val="Kommentarzeichen"/>
        </w:rPr>
        <w:annotationRef/>
      </w:r>
      <w:r>
        <w:t>yes</w:t>
      </w:r>
    </w:p>
  </w:comment>
  <w:comment w:id="14" w:author="Phylinda LS Chan" w:date="2016-07-12T18:05:00Z" w:initials="PLSC">
    <w:p w14:paraId="21A163C2" w14:textId="01340B9D" w:rsidR="00E81202" w:rsidRDefault="00E81202">
      <w:pPr>
        <w:pStyle w:val="Kommentartext"/>
      </w:pPr>
      <w:r>
        <w:rPr>
          <w:rStyle w:val="Kommentarzeichen"/>
        </w:rPr>
        <w:annotationRef/>
      </w:r>
      <w:r>
        <w:t>Does a user assign manager or the other way round? Or can it be both ways?</w:t>
      </w:r>
    </w:p>
  </w:comment>
  <w:comment w:id="16" w:author="Phylinda LS Chan" w:date="2016-07-12T18:05:00Z" w:initials="PLSC">
    <w:p w14:paraId="3F389298" w14:textId="44AE468C" w:rsidR="00E81202" w:rsidRDefault="00E81202">
      <w:pPr>
        <w:pStyle w:val="Kommentartext"/>
      </w:pPr>
      <w:r>
        <w:rPr>
          <w:rStyle w:val="Kommentarzeichen"/>
        </w:rPr>
        <w:annotationRef/>
      </w:r>
      <w:r>
        <w:t>Can a user assign more than one managers to a project?  Or different managers to different projects?</w:t>
      </w:r>
    </w:p>
  </w:comment>
  <w:comment w:id="18" w:author="Phylinda LS Chan" w:date="2016-07-12T18:05:00Z" w:initials="PLSC">
    <w:p w14:paraId="2FC099C0" w14:textId="1EA9BB51" w:rsidR="00E81202" w:rsidRDefault="00E81202">
      <w:pPr>
        <w:pStyle w:val="Kommentartext"/>
      </w:pPr>
      <w:r>
        <w:rPr>
          <w:rStyle w:val="Kommentarzeichen"/>
        </w:rPr>
        <w:annotationRef/>
      </w:r>
      <w:r>
        <w:t>Also study design assumptions?</w:t>
      </w:r>
    </w:p>
  </w:comment>
  <w:comment w:id="19" w:author="Christian Flandorfer" w:date="2016-07-20T14:56:00Z" w:initials="CF">
    <w:p w14:paraId="2B3E18E3" w14:textId="0F8E979D" w:rsidR="00E81202" w:rsidRDefault="00E81202">
      <w:pPr>
        <w:pStyle w:val="Kommentartext"/>
      </w:pPr>
      <w:r>
        <w:rPr>
          <w:rStyle w:val="Kommentarzeichen"/>
        </w:rPr>
        <w:annotationRef/>
      </w:r>
      <w:r>
        <w:t xml:space="preserve">This are the </w:t>
      </w:r>
      <w:proofErr w:type="spellStart"/>
      <w:r>
        <w:t>typest</w:t>
      </w:r>
      <w:proofErr w:type="spellEnd"/>
      <w:r>
        <w:t xml:space="preserve"> hat are defined in the DDMoRe PROV-O Document </w:t>
      </w:r>
    </w:p>
  </w:comment>
  <w:comment w:id="20" w:author="Jonathan Chard" w:date="2016-07-14T14:34:00Z" w:initials="JFC">
    <w:p w14:paraId="6261C998" w14:textId="152869AA" w:rsidR="00E81202" w:rsidRDefault="00E81202">
      <w:pPr>
        <w:pStyle w:val="Kommentartext"/>
      </w:pPr>
      <w:r>
        <w:rPr>
          <w:rStyle w:val="Kommentarzeichen"/>
        </w:rPr>
        <w:annotationRef/>
      </w:r>
      <w:r>
        <w:t>A decision is a kind of entity – the decision will be based on input entities, and the output will be the decision entity. In project terms -  a project can contain many decisions, and a decision is based on other entities.</w:t>
      </w:r>
    </w:p>
  </w:comment>
  <w:comment w:id="21" w:author="Christian Flandorfer" w:date="2016-07-20T14:55:00Z" w:initials="CF">
    <w:p w14:paraId="021369E6" w14:textId="001B1D42" w:rsidR="00E81202" w:rsidRDefault="00E81202">
      <w:pPr>
        <w:pStyle w:val="Kommentartext"/>
      </w:pPr>
      <w:r>
        <w:rPr>
          <w:rStyle w:val="Kommentarzeichen"/>
        </w:rPr>
        <w:annotationRef/>
      </w:r>
    </w:p>
  </w:comment>
  <w:comment w:id="25" w:author="Phylinda LS Chan" w:date="2016-07-12T18:05:00Z" w:initials="PLSC">
    <w:p w14:paraId="47533033" w14:textId="6EFCA31F" w:rsidR="00E81202" w:rsidRDefault="00E81202">
      <w:pPr>
        <w:pStyle w:val="Kommentartext"/>
      </w:pPr>
      <w:r>
        <w:rPr>
          <w:rStyle w:val="Kommentarzeichen"/>
        </w:rPr>
        <w:annotationRef/>
      </w:r>
      <w:r>
        <w:t>Who can write descriptions to a decision, a user, manager, reviewer?</w:t>
      </w:r>
    </w:p>
    <w:p w14:paraId="4C819A4B" w14:textId="77777777" w:rsidR="00E81202" w:rsidRDefault="00E81202">
      <w:pPr>
        <w:pStyle w:val="Kommentartext"/>
      </w:pPr>
    </w:p>
    <w:p w14:paraId="23091048" w14:textId="0BE037DB" w:rsidR="00E81202" w:rsidRDefault="00E81202">
      <w:pPr>
        <w:pStyle w:val="Kommentartext"/>
      </w:pPr>
      <w:r>
        <w:t xml:space="preserve">If only user, how does reviewers or </w:t>
      </w:r>
      <w:proofErr w:type="gramStart"/>
      <w:r>
        <w:t>managers‘ comments</w:t>
      </w:r>
      <w:proofErr w:type="gramEnd"/>
      <w:r>
        <w:t xml:space="preserve"> being captured?</w:t>
      </w:r>
    </w:p>
  </w:comment>
  <w:comment w:id="27" w:author="Jonathan Chard" w:date="2016-07-14T14:36:00Z" w:initials="JFC">
    <w:p w14:paraId="4A6A565B" w14:textId="77C663D4" w:rsidR="00E81202" w:rsidRDefault="00E81202">
      <w:pPr>
        <w:pStyle w:val="Kommentartext"/>
      </w:pPr>
      <w:r>
        <w:rPr>
          <w:rStyle w:val="Kommentarzeichen"/>
        </w:rPr>
        <w:annotationRef/>
      </w:r>
      <w:r>
        <w:t>I wonder if you want to use these terms? For the RS, you’re interested in requirements –you want to focus on use cases/user stories – so, tracking project artefacts, users and software, and the actions they took.</w:t>
      </w:r>
    </w:p>
  </w:comment>
  <w:comment w:id="30" w:author="Phylinda LS Chan" w:date="2016-07-12T18:05:00Z" w:initials="PLSC">
    <w:p w14:paraId="33CB820F" w14:textId="1346E3FE" w:rsidR="00E81202" w:rsidRDefault="00E81202">
      <w:pPr>
        <w:pStyle w:val="Kommentartext"/>
      </w:pPr>
      <w:r>
        <w:rPr>
          <w:rStyle w:val="Kommentarzeichen"/>
        </w:rPr>
        <w:annotationRef/>
      </w:r>
      <w:r>
        <w:t xml:space="preserve">Only users can see the graphical view? What about managers and </w:t>
      </w:r>
      <w:proofErr w:type="spellStart"/>
      <w:r>
        <w:t>reviwers</w:t>
      </w:r>
      <w:proofErr w:type="spellEnd"/>
      <w:r>
        <w:t>?</w:t>
      </w:r>
    </w:p>
  </w:comment>
  <w:comment w:id="31" w:author="Christian Flandorfer" w:date="2016-07-20T14:54:00Z" w:initials="CF">
    <w:p w14:paraId="2C6A2D0F" w14:textId="68DADE05" w:rsidR="00E81202" w:rsidRDefault="00E81202">
      <w:pPr>
        <w:pStyle w:val="Kommentartext"/>
      </w:pPr>
      <w:r>
        <w:rPr>
          <w:rStyle w:val="Kommentarzeichen"/>
        </w:rPr>
        <w:annotationRef/>
      </w:r>
      <w:r>
        <w:t>User is used instead of „Manager and Scientist“</w:t>
      </w:r>
    </w:p>
  </w:comment>
  <w:comment w:id="32" w:author="Jonathan Chard" w:date="2016-07-14T14:40:00Z" w:initials="JFC">
    <w:p w14:paraId="10F0A37F" w14:textId="181759E0" w:rsidR="00E81202" w:rsidRDefault="00E81202">
      <w:pPr>
        <w:pStyle w:val="Kommentartext"/>
      </w:pPr>
      <w:r>
        <w:rPr>
          <w:rStyle w:val="Kommentarzeichen"/>
        </w:rPr>
        <w:annotationRef/>
      </w:r>
      <w:r>
        <w:t>Should be possible to update/change this later. In fact, it’s a requirement! Implementation wise, we need to keep this separate from provenance as it can change.</w:t>
      </w:r>
    </w:p>
  </w:comment>
  <w:comment w:id="33" w:author="Christian Flandorfer" w:date="2016-07-20T14:55:00Z" w:initials="CF">
    <w:p w14:paraId="1303AD7E" w14:textId="5EA52F46" w:rsidR="00E81202" w:rsidRDefault="00E81202">
      <w:pPr>
        <w:pStyle w:val="Kommentartext"/>
      </w:pPr>
      <w:r>
        <w:rPr>
          <w:rStyle w:val="Kommentarzeichen"/>
        </w:rPr>
        <w:annotationRef/>
      </w:r>
      <w:r>
        <w:t>agreed</w:t>
      </w:r>
    </w:p>
  </w:comment>
  <w:comment w:id="34" w:author="Phylinda LS Chan" w:date="2016-07-12T18:05:00Z" w:initials="PLSC">
    <w:p w14:paraId="21A53941" w14:textId="3E971D4C" w:rsidR="00E81202" w:rsidRDefault="00E81202">
      <w:pPr>
        <w:pStyle w:val="Kommentartext"/>
      </w:pPr>
      <w:r>
        <w:rPr>
          <w:rStyle w:val="Kommentarzeichen"/>
        </w:rPr>
        <w:annotationRef/>
      </w:r>
      <w:r>
        <w:t>Can this be updated/changed (other than remove) later?</w:t>
      </w:r>
    </w:p>
  </w:comment>
  <w:comment w:id="35" w:author="Christian Flandorfer" w:date="2016-07-20T14:57:00Z" w:initials="CF">
    <w:p w14:paraId="6C5B0FD0" w14:textId="070FB831" w:rsidR="00E81202" w:rsidRDefault="00E81202">
      <w:pPr>
        <w:pStyle w:val="Kommentartext"/>
      </w:pPr>
      <w:r>
        <w:rPr>
          <w:rStyle w:val="Kommentarzeichen"/>
        </w:rPr>
        <w:annotationRef/>
      </w:r>
      <w:r>
        <w:t>yes</w:t>
      </w:r>
    </w:p>
  </w:comment>
  <w:comment w:id="36" w:author="Phylinda LS Chan" w:date="2016-07-12T18:05:00Z" w:initials="PLSC">
    <w:p w14:paraId="27837D20" w14:textId="63E9184A" w:rsidR="00E81202" w:rsidRDefault="00E81202">
      <w:pPr>
        <w:pStyle w:val="Kommentartext"/>
      </w:pPr>
      <w:r>
        <w:rPr>
          <w:rStyle w:val="Kommentarzeichen"/>
        </w:rPr>
        <w:annotationRef/>
      </w:r>
      <w:r>
        <w:t>Is QC Status only set at Project level, not Step level?</w:t>
      </w:r>
    </w:p>
  </w:comment>
  <w:comment w:id="37" w:author="Phylinda LS Chan" w:date="2016-07-12T18:05:00Z" w:initials="PLSC">
    <w:p w14:paraId="5C65BCB1" w14:textId="77777777" w:rsidR="00E81202" w:rsidRDefault="00E81202">
      <w:pPr>
        <w:pStyle w:val="Kommentartext"/>
      </w:pPr>
      <w:r>
        <w:rPr>
          <w:rStyle w:val="Kommentarzeichen"/>
        </w:rPr>
        <w:annotationRef/>
      </w:r>
      <w:r>
        <w:t>Only the reviewer can do this, not user?</w:t>
      </w:r>
    </w:p>
    <w:p w14:paraId="3FC20AEB" w14:textId="77777777" w:rsidR="00E81202" w:rsidRDefault="00E81202">
      <w:pPr>
        <w:pStyle w:val="Kommentartext"/>
      </w:pPr>
    </w:p>
    <w:p w14:paraId="464BB211" w14:textId="1B6A71BE" w:rsidR="00E81202" w:rsidRDefault="00E81202">
      <w:pPr>
        <w:pStyle w:val="Kommentartext"/>
      </w:pPr>
      <w:r>
        <w:t xml:space="preserve">What if there is a change in reviewer (from A to B), can different reviewer (B) modify the QC status set by the original </w:t>
      </w:r>
      <w:proofErr w:type="spellStart"/>
      <w:r>
        <w:t>reviwer</w:t>
      </w:r>
      <w:proofErr w:type="spellEnd"/>
      <w:r>
        <w:t xml:space="preserve"> (A)?</w:t>
      </w:r>
    </w:p>
  </w:comment>
  <w:comment w:id="42" w:author="Jonathan Chard" w:date="2016-07-14T14:44:00Z" w:initials="JFC">
    <w:p w14:paraId="52DFAFBB" w14:textId="49F46165" w:rsidR="00E81202" w:rsidRDefault="00E81202">
      <w:pPr>
        <w:pStyle w:val="Kommentartext"/>
      </w:pPr>
      <w:r>
        <w:rPr>
          <w:rStyle w:val="Kommentarzeichen"/>
        </w:rPr>
        <w:annotationRef/>
      </w:r>
      <w:r>
        <w:t>Sorry, don’t understand what you’re trying to say here.</w:t>
      </w:r>
    </w:p>
  </w:comment>
  <w:comment w:id="43" w:author="Jonathan Chard" w:date="2016-07-14T14:51:00Z" w:initials="JFC">
    <w:p w14:paraId="7FD226A8" w14:textId="575C225B" w:rsidR="00E81202" w:rsidRDefault="00E81202">
      <w:pPr>
        <w:pStyle w:val="Kommentartext"/>
      </w:pPr>
      <w:r>
        <w:rPr>
          <w:rStyle w:val="Kommentarzeichen"/>
        </w:rPr>
        <w:annotationRef/>
      </w:r>
      <w:r>
        <w:t xml:space="preserve">Don’t think this is </w:t>
      </w:r>
      <w:proofErr w:type="spellStart"/>
      <w:r>
        <w:t>necesary</w:t>
      </w:r>
      <w:proofErr w:type="spellEnd"/>
      <w:r>
        <w:t xml:space="preserve"> to say.</w:t>
      </w:r>
    </w:p>
  </w:comment>
  <w:comment w:id="44" w:author="Jonathan Chard" w:date="2016-07-14T15:45:00Z" w:initials="JFC">
    <w:p w14:paraId="487A4A1E" w14:textId="09C141A5" w:rsidR="00E81202" w:rsidRDefault="00E81202">
      <w:pPr>
        <w:pStyle w:val="Kommentartext"/>
      </w:pPr>
      <w:r>
        <w:rPr>
          <w:rStyle w:val="Kommentarzeichen"/>
        </w:rPr>
        <w:annotationRef/>
      </w:r>
      <w:r>
        <w:t>Not sure if this is a requirement. What will the user be expected to do with the Exported XML and project files? What’s it for? Depending on the answer – XML may not be the best format. E.g. if it’s to use it for an FDA defense, or for archive purposes – they are different objectives for the export.</w:t>
      </w:r>
    </w:p>
  </w:comment>
  <w:comment w:id="45" w:author="Christian Flandorfer" w:date="2016-07-20T14:58:00Z" w:initials="CF">
    <w:p w14:paraId="749D9CF4" w14:textId="25047877" w:rsidR="00E81202" w:rsidRDefault="00E81202">
      <w:pPr>
        <w:pStyle w:val="Kommentartext"/>
      </w:pPr>
      <w:r>
        <w:rPr>
          <w:rStyle w:val="Kommentarzeichen"/>
        </w:rPr>
        <w:annotationRef/>
      </w:r>
      <w:r>
        <w:t>This was a feature request of Justin</w:t>
      </w:r>
    </w:p>
  </w:comment>
  <w:comment w:id="46" w:author="Phylinda LS Chan" w:date="2016-07-12T18:05:00Z" w:initials="PLSC">
    <w:p w14:paraId="5D9A4184" w14:textId="6C81E0CC" w:rsidR="00E81202" w:rsidRDefault="00E81202">
      <w:pPr>
        <w:pStyle w:val="Kommentartext"/>
      </w:pPr>
      <w:r>
        <w:rPr>
          <w:rStyle w:val="Kommentarzeichen"/>
        </w:rPr>
        <w:annotationRef/>
      </w:r>
      <w:r>
        <w:t>If only the user, the manager and the reviewer can do this, it does not promote collaboration and knowledge sharing.</w:t>
      </w:r>
    </w:p>
  </w:comment>
  <w:comment w:id="47" w:author="Christian Flandorfer" w:date="2016-07-20T14:59:00Z" w:initials="CF">
    <w:p w14:paraId="3F4B063E" w14:textId="4FE1EDAA" w:rsidR="00E81202" w:rsidRDefault="00E81202">
      <w:pPr>
        <w:pStyle w:val="Kommentartext"/>
      </w:pPr>
      <w:r>
        <w:rPr>
          <w:rStyle w:val="Kommentarzeichen"/>
        </w:rPr>
        <w:annotationRef/>
      </w:r>
      <w:r>
        <w:t xml:space="preserve">This </w:t>
      </w:r>
      <w:proofErr w:type="spellStart"/>
      <w:r>
        <w:t>ist</w:t>
      </w:r>
      <w:proofErr w:type="spellEnd"/>
      <w:r>
        <w:t xml:space="preserve"> not a sharing the project between users, it is really an export of all metadata. </w:t>
      </w:r>
    </w:p>
  </w:comment>
  <w:comment w:id="48" w:author="Jonathan Chard" w:date="2016-07-14T15:47:00Z" w:initials="JFC">
    <w:p w14:paraId="049EDA59" w14:textId="74AF1530" w:rsidR="00E81202" w:rsidRDefault="00E81202">
      <w:pPr>
        <w:pStyle w:val="Kommentartext"/>
      </w:pPr>
      <w:r>
        <w:rPr>
          <w:rStyle w:val="Kommentarzeichen"/>
        </w:rPr>
        <w:annotationRef/>
      </w:r>
      <w:r>
        <w:t xml:space="preserve">I’m not convinced that a Sankey diagram is best for this type of data (see </w:t>
      </w:r>
      <w:hyperlink r:id="rId1" w:history="1">
        <w:r w:rsidRPr="000D0B9F">
          <w:rPr>
            <w:rStyle w:val="Hyperlink"/>
          </w:rPr>
          <w:t>https://en.wikipedia.org/wiki</w:t>
        </w:r>
        <w:r w:rsidRPr="000D0B9F">
          <w:rPr>
            <w:rStyle w:val="Hyperlink"/>
          </w:rPr>
          <w:t>/</w:t>
        </w:r>
        <w:r w:rsidRPr="000D0B9F">
          <w:rPr>
            <w:rStyle w:val="Hyperlink"/>
          </w:rPr>
          <w:t>Sankey_diagram</w:t>
        </w:r>
      </w:hyperlink>
      <w:r>
        <w:t xml:space="preserve"> as to why I think that). A simple node graph will do. However, it may the most pragmatic approach given our resource constraints.</w:t>
      </w:r>
    </w:p>
  </w:comment>
  <w:comment w:id="71" w:author="Phylinda LS Chan" w:date="2016-07-12T18:05:00Z" w:initials="PLSC">
    <w:p w14:paraId="3AAAD3F6" w14:textId="7A03B41A" w:rsidR="00E81202" w:rsidRDefault="00E81202">
      <w:pPr>
        <w:pStyle w:val="Kommentartext"/>
      </w:pPr>
      <w:r>
        <w:rPr>
          <w:rStyle w:val="Kommentarzeichen"/>
        </w:rPr>
        <w:annotationRef/>
      </w:r>
      <w:r>
        <w:t>Also Manages?</w:t>
      </w:r>
    </w:p>
  </w:comment>
  <w:comment w:id="72" w:author="Christian Flandorfer" w:date="2016-07-20T15:00:00Z" w:initials="CF">
    <w:p w14:paraId="296767F4" w14:textId="014F20C9" w:rsidR="00E81202" w:rsidRDefault="00E81202">
      <w:pPr>
        <w:pStyle w:val="Kommentartext"/>
      </w:pPr>
      <w:r>
        <w:rPr>
          <w:rStyle w:val="Kommentarzeichen"/>
        </w:rPr>
        <w:annotationRef/>
      </w:r>
      <w:r>
        <w:t>yes</w:t>
      </w:r>
    </w:p>
  </w:comment>
  <w:comment w:id="73" w:author="Jonathan Chard" w:date="2016-07-14T14:57:00Z" w:initials="JFC">
    <w:p w14:paraId="39E874BD" w14:textId="0EC72956" w:rsidR="00E81202" w:rsidRDefault="00E81202">
      <w:pPr>
        <w:pStyle w:val="Kommentartext"/>
      </w:pPr>
      <w:r>
        <w:rPr>
          <w:rStyle w:val="Kommentarzeichen"/>
        </w:rPr>
        <w:annotationRef/>
      </w:r>
      <w:r>
        <w:t>Or User Type? Wouldn’t you have a Role on a Project?</w:t>
      </w:r>
    </w:p>
  </w:comment>
  <w:comment w:id="77" w:author="Jonathan Chard" w:date="2016-07-14T14:58:00Z" w:initials="JFC">
    <w:p w14:paraId="09896E62" w14:textId="1AF0FA31" w:rsidR="00E81202" w:rsidRDefault="00E81202">
      <w:pPr>
        <w:pStyle w:val="Kommentartext"/>
      </w:pPr>
      <w:r>
        <w:rPr>
          <w:rStyle w:val="Kommentarzeichen"/>
        </w:rPr>
        <w:annotationRef/>
      </w:r>
      <w:r>
        <w:t>Some explanation required here – do you mean “these are the things this person can do“?</w:t>
      </w:r>
    </w:p>
  </w:comment>
  <w:comment w:id="80" w:author="Jonathan Chard" w:date="2016-07-14T14:59:00Z" w:initials="JFC">
    <w:p w14:paraId="29BAD782" w14:textId="09E56E1A" w:rsidR="00E81202" w:rsidRDefault="00E81202">
      <w:pPr>
        <w:pStyle w:val="Kommentartext"/>
      </w:pPr>
      <w:r>
        <w:rPr>
          <w:rStyle w:val="Kommentarzeichen"/>
        </w:rPr>
        <w:annotationRef/>
      </w:r>
      <w:r>
        <w:t xml:space="preserve">Not sure what this </w:t>
      </w:r>
      <w:proofErr w:type="gramStart"/>
      <w:r>
        <w:t>means  –</w:t>
      </w:r>
      <w:proofErr w:type="gramEnd"/>
      <w:r>
        <w:t xml:space="preserve"> is it a type of Role? How can “Reviewers</w:t>
      </w:r>
      <w:proofErr w:type="gramStart"/>
      <w:r>
        <w:t>“ be</w:t>
      </w:r>
      <w:proofErr w:type="gramEnd"/>
      <w:r>
        <w:t xml:space="preserve"> an attribute of a “User“?</w:t>
      </w:r>
    </w:p>
  </w:comment>
  <w:comment w:id="83" w:author="Phylinda LS Chan" w:date="2016-07-12T18:05:00Z" w:initials="PLSC">
    <w:p w14:paraId="0451F1B9" w14:textId="2B0D6127" w:rsidR="00E81202" w:rsidRDefault="00E81202">
      <w:pPr>
        <w:pStyle w:val="Kommentartext"/>
      </w:pPr>
      <w:r>
        <w:rPr>
          <w:rStyle w:val="Kommentarzeichen"/>
        </w:rPr>
        <w:annotationRef/>
      </w:r>
      <w:r>
        <w:t xml:space="preserve">Is it possible to have a flag to indicate the priority of project, i.e., normal, high, </w:t>
      </w:r>
      <w:proofErr w:type="spellStart"/>
      <w:r>
        <w:t>etc</w:t>
      </w:r>
      <w:proofErr w:type="spellEnd"/>
      <w:r>
        <w:t>?</w:t>
      </w:r>
    </w:p>
  </w:comment>
  <w:comment w:id="85" w:author="Phylinda LS Chan" w:date="2016-07-12T18:05:00Z" w:initials="PLSC">
    <w:p w14:paraId="7B213DE1" w14:textId="2601FD74" w:rsidR="00E81202" w:rsidRDefault="00E81202">
      <w:pPr>
        <w:pStyle w:val="Kommentartext"/>
      </w:pPr>
      <w:r>
        <w:rPr>
          <w:rStyle w:val="Kommentarzeichen"/>
        </w:rPr>
        <w:annotationRef/>
      </w:r>
      <w:r>
        <w:t>What role will they be assigned to? Do they have all privilege as the owner?</w:t>
      </w:r>
    </w:p>
  </w:comment>
  <w:comment w:id="90" w:author="Jonathan Chard" w:date="2016-07-14T15:03:00Z" w:initials="JFC">
    <w:p w14:paraId="62961D52" w14:textId="2734D960" w:rsidR="00E81202" w:rsidRDefault="00E81202">
      <w:pPr>
        <w:pStyle w:val="Kommentartext"/>
      </w:pPr>
      <w:r>
        <w:rPr>
          <w:rStyle w:val="Kommentarzeichen"/>
        </w:rPr>
        <w:annotationRef/>
      </w:r>
      <w:r>
        <w:t>Not sure what you’re trying to list here. Are they types of step? (Decision and Assumption are) Or what a step is comprised of (inputs/outputs/action/software/user)</w:t>
      </w:r>
    </w:p>
  </w:comment>
  <w:comment w:id="91" w:author="Phylinda LS Chan" w:date="2016-07-12T18:05:00Z" w:initials="PLSC">
    <w:p w14:paraId="0A9C3998" w14:textId="6D54AC4A" w:rsidR="00E81202" w:rsidRDefault="00E81202">
      <w:pPr>
        <w:pStyle w:val="Kommentartext"/>
      </w:pPr>
      <w:r>
        <w:rPr>
          <w:rStyle w:val="Kommentarzeichen"/>
        </w:rPr>
        <w:annotationRef/>
      </w:r>
      <w:r>
        <w:t>Is there a way to flag a step that needs attention?</w:t>
      </w:r>
    </w:p>
  </w:comment>
  <w:comment w:id="104" w:author="Phylinda LS Chan" w:date="2016-07-12T18:05:00Z" w:initials="PLSC">
    <w:p w14:paraId="35650BE1" w14:textId="30621987" w:rsidR="00E81202" w:rsidRDefault="00E81202">
      <w:pPr>
        <w:pStyle w:val="Kommentartext"/>
      </w:pPr>
      <w:r>
        <w:rPr>
          <w:rStyle w:val="Kommentarzeichen"/>
        </w:rPr>
        <w:annotationRef/>
      </w:r>
      <w:r>
        <w:t>What is this? Not mentioned before.</w:t>
      </w:r>
    </w:p>
  </w:comment>
  <w:comment w:id="107" w:author="Jonathan Chard" w:date="2016-07-14T15:13:00Z" w:initials="JFC">
    <w:p w14:paraId="318409D9" w14:textId="0C4F2D7F" w:rsidR="00E81202" w:rsidRDefault="00E81202">
      <w:pPr>
        <w:pStyle w:val="Kommentartext"/>
      </w:pPr>
      <w:r>
        <w:rPr>
          <w:rStyle w:val="Kommentarzeichen"/>
        </w:rPr>
        <w:annotationRef/>
      </w:r>
      <w:r>
        <w:t>As this is a RS – might make more sense to list the types of activities you want to track here, e.g.:</w:t>
      </w:r>
    </w:p>
    <w:p w14:paraId="5CADA2E6" w14:textId="44F1C089" w:rsidR="00E81202" w:rsidRDefault="00E81202" w:rsidP="00F15984">
      <w:pPr>
        <w:pStyle w:val="Kommentartext"/>
        <w:numPr>
          <w:ilvl w:val="0"/>
          <w:numId w:val="67"/>
        </w:numPr>
      </w:pPr>
      <w:r>
        <w:t xml:space="preserve"> Clone a model</w:t>
      </w:r>
    </w:p>
    <w:p w14:paraId="262718DE" w14:textId="671A36A1" w:rsidR="00E81202" w:rsidRDefault="00E81202" w:rsidP="00F15984">
      <w:pPr>
        <w:pStyle w:val="Kommentartext"/>
        <w:numPr>
          <w:ilvl w:val="0"/>
          <w:numId w:val="67"/>
        </w:numPr>
      </w:pPr>
      <w:r>
        <w:t xml:space="preserve"> Run a model</w:t>
      </w:r>
    </w:p>
    <w:p w14:paraId="7D2748A1" w14:textId="11E79D33" w:rsidR="00E81202" w:rsidRDefault="00E81202" w:rsidP="00F15984">
      <w:pPr>
        <w:pStyle w:val="Kommentartext"/>
        <w:numPr>
          <w:ilvl w:val="0"/>
          <w:numId w:val="67"/>
        </w:numPr>
      </w:pPr>
      <w:r>
        <w:t xml:space="preserve"> Make a decision</w:t>
      </w:r>
    </w:p>
    <w:p w14:paraId="73AEBF23" w14:textId="293E1E47" w:rsidR="00E81202" w:rsidRDefault="00E81202" w:rsidP="00F15984">
      <w:pPr>
        <w:pStyle w:val="Kommentartext"/>
        <w:numPr>
          <w:ilvl w:val="0"/>
          <w:numId w:val="67"/>
        </w:numPr>
      </w:pPr>
      <w:r>
        <w:t xml:space="preserve"> Make an assumption</w:t>
      </w:r>
    </w:p>
    <w:p w14:paraId="4F1C406A" w14:textId="15161872" w:rsidR="00E81202" w:rsidRDefault="00E81202" w:rsidP="00F15984">
      <w:pPr>
        <w:pStyle w:val="Kommentartext"/>
      </w:pPr>
      <w:r>
        <w:t>In PROV-O terms, any activity is seen as a „Transformation</w:t>
      </w:r>
      <w:proofErr w:type="gramStart"/>
      <w:r>
        <w:t>“ in</w:t>
      </w:r>
      <w:proofErr w:type="gramEnd"/>
      <w:r>
        <w:t xml:space="preserve"> as much as it tracks inputs and outputs – but that implementation detail.</w:t>
      </w:r>
    </w:p>
    <w:p w14:paraId="0BB48278" w14:textId="77777777" w:rsidR="00E81202" w:rsidRDefault="00E81202" w:rsidP="00F15984">
      <w:pPr>
        <w:pStyle w:val="Kommentartext"/>
      </w:pPr>
    </w:p>
    <w:p w14:paraId="26FDD9C9" w14:textId="7398C397" w:rsidR="00E81202" w:rsidRDefault="00E81202" w:rsidP="00F15984">
      <w:pPr>
        <w:pStyle w:val="Kommentartext"/>
      </w:pPr>
      <w:r>
        <w:t>If this is supposed to be an ERD, may be better to draw one.</w:t>
      </w:r>
    </w:p>
  </w:comment>
  <w:comment w:id="125" w:author="Phylinda LS Chan" w:date="2016-07-12T18:05:00Z" w:initials="PLSC">
    <w:p w14:paraId="3E7A186D" w14:textId="02E6D8B1" w:rsidR="00E81202" w:rsidRDefault="00E81202">
      <w:pPr>
        <w:pStyle w:val="Kommentartext"/>
      </w:pPr>
      <w:r>
        <w:rPr>
          <w:rStyle w:val="Kommentarzeichen"/>
        </w:rPr>
        <w:annotationRef/>
      </w:r>
      <w:r>
        <w:t xml:space="preserve">Can the user see the </w:t>
      </w:r>
      <w:proofErr w:type="spellStart"/>
      <w:r>
        <w:t>ower</w:t>
      </w:r>
      <w:proofErr w:type="spellEnd"/>
      <w:r>
        <w:t xml:space="preserve"> of the file (who created it and when), who last accessed or modified the file and when?  Is it done via Activity?</w:t>
      </w:r>
    </w:p>
  </w:comment>
  <w:comment w:id="126" w:author="Phylinda LS Chan" w:date="2016-07-12T18:05:00Z" w:initials="PLSC">
    <w:p w14:paraId="64628B5E" w14:textId="1835D46C" w:rsidR="00E81202" w:rsidRDefault="00E81202">
      <w:pPr>
        <w:pStyle w:val="Kommentartext"/>
      </w:pPr>
      <w:r>
        <w:rPr>
          <w:rStyle w:val="Kommentarzeichen"/>
        </w:rPr>
        <w:annotationRef/>
      </w:r>
      <w:r>
        <w:t>Is there a need to flag that a file is out-of-date, if it is dependent on another File/Step/Activity?</w:t>
      </w:r>
    </w:p>
  </w:comment>
  <w:comment w:id="127" w:author="Jonathan Chard" w:date="2016-07-14T15:15:00Z" w:initials="JFC">
    <w:p w14:paraId="46947450" w14:textId="629DE06C" w:rsidR="00E81202" w:rsidRDefault="00E81202">
      <w:pPr>
        <w:pStyle w:val="Kommentartext"/>
      </w:pPr>
      <w:r>
        <w:rPr>
          <w:rStyle w:val="Kommentarzeichen"/>
        </w:rPr>
        <w:annotationRef/>
      </w:r>
      <w:r>
        <w:t>Yes, would need to know if a file (entity) is out of date (In PROV-O terms – it has been invalidated)</w:t>
      </w:r>
    </w:p>
  </w:comment>
  <w:comment w:id="144" w:author="Phylinda LS Chan" w:date="2016-07-12T18:05:00Z" w:initials="PLSC">
    <w:p w14:paraId="57528683" w14:textId="4C815262" w:rsidR="00E81202" w:rsidRDefault="00E81202">
      <w:pPr>
        <w:pStyle w:val="Kommentartext"/>
      </w:pPr>
      <w:r>
        <w:rPr>
          <w:rStyle w:val="Kommentarzeichen"/>
        </w:rPr>
        <w:annotationRef/>
      </w:r>
      <w:r>
        <w:t xml:space="preserve">Is there a way to retrieve password or forgot password functionality, i.e. a random password send to the </w:t>
      </w:r>
      <w:proofErr w:type="spellStart"/>
      <w:r>
        <w:t>user</w:t>
      </w:r>
      <w:proofErr w:type="gramStart"/>
      <w:r>
        <w:t>;s</w:t>
      </w:r>
      <w:proofErr w:type="spellEnd"/>
      <w:proofErr w:type="gramEnd"/>
      <w:r>
        <w:t xml:space="preserve"> email address?</w:t>
      </w:r>
    </w:p>
  </w:comment>
  <w:comment w:id="145" w:author="Christian Flandorfer" w:date="2016-07-20T15:55:00Z" w:initials="CF">
    <w:p w14:paraId="18424E33" w14:textId="6D8D4192" w:rsidR="00E81202" w:rsidRDefault="00E81202">
      <w:pPr>
        <w:pStyle w:val="Kommentartext"/>
      </w:pPr>
      <w:r>
        <w:rPr>
          <w:rStyle w:val="Kommentarzeichen"/>
        </w:rPr>
        <w:annotationRef/>
      </w:r>
      <w:r>
        <w:t>Not in the first version of this application</w:t>
      </w:r>
    </w:p>
  </w:comment>
  <w:comment w:id="147" w:author="Jonathan Chard" w:date="2016-07-14T15:21:00Z" w:initials="JFC">
    <w:p w14:paraId="393C9ED8" w14:textId="4C4F7E01" w:rsidR="00E81202" w:rsidRDefault="00E81202">
      <w:pPr>
        <w:pStyle w:val="Kommentartext"/>
      </w:pPr>
      <w:r>
        <w:rPr>
          <w:rStyle w:val="Kommentarzeichen"/>
        </w:rPr>
        <w:annotationRef/>
      </w:r>
      <w:r>
        <w:t>„Project</w:t>
      </w:r>
      <w:proofErr w:type="gramStart"/>
      <w:r>
        <w:t>“ activities</w:t>
      </w:r>
      <w:proofErr w:type="gramEnd"/>
      <w:r>
        <w:t xml:space="preserve"> may need to happen somewhere else. Is this UI supposed to just consume data from somewhere else? (e.g. the </w:t>
      </w:r>
      <w:proofErr w:type="spellStart"/>
      <w:r>
        <w:t>Thoughtflow</w:t>
      </w:r>
      <w:proofErr w:type="spellEnd"/>
      <w:r>
        <w:t xml:space="preserve"> server) Or be an admin interface to e.g. GIT?</w:t>
      </w:r>
    </w:p>
  </w:comment>
  <w:comment w:id="159" w:author="Jonathan Chard" w:date="2016-07-14T15:17:00Z" w:initials="JFC">
    <w:p w14:paraId="5DB78BC4" w14:textId="08EF972C" w:rsidR="00E81202" w:rsidRDefault="00E81202">
      <w:pPr>
        <w:pStyle w:val="Kommentartext"/>
      </w:pPr>
      <w:r>
        <w:rPr>
          <w:rStyle w:val="Kommentarzeichen"/>
        </w:rPr>
        <w:annotationRef/>
      </w:r>
      <w:r>
        <w:t>Not sure whether this is a requirement. A name is just a name.</w:t>
      </w:r>
    </w:p>
  </w:comment>
  <w:comment w:id="164" w:author="Phylinda LS Chan" w:date="2016-07-12T18:05:00Z" w:initials="PLSC">
    <w:p w14:paraId="2CA6CA7F" w14:textId="7310DF33" w:rsidR="00E81202" w:rsidRDefault="00E81202">
      <w:pPr>
        <w:pStyle w:val="Kommentartext"/>
      </w:pPr>
      <w:r>
        <w:rPr>
          <w:rStyle w:val="Kommentarzeichen"/>
        </w:rPr>
        <w:annotationRef/>
      </w:r>
      <w:r>
        <w:t>Unique to the User’s own project list or ALL Users project list.</w:t>
      </w:r>
    </w:p>
  </w:comment>
  <w:comment w:id="167" w:author="Phylinda LS Chan" w:date="2016-07-12T18:05:00Z" w:initials="PLSC">
    <w:p w14:paraId="694F8DE1" w14:textId="5734168D" w:rsidR="00E81202" w:rsidRDefault="00E81202">
      <w:pPr>
        <w:pStyle w:val="Kommentartext"/>
      </w:pPr>
      <w:r>
        <w:rPr>
          <w:rStyle w:val="Kommentarzeichen"/>
        </w:rPr>
        <w:annotationRef/>
      </w:r>
      <w:r>
        <w:t>Is it possible to flag the high priority project(s)?</w:t>
      </w:r>
    </w:p>
    <w:p w14:paraId="3B54E50B" w14:textId="77777777" w:rsidR="00E81202" w:rsidRDefault="00E81202">
      <w:pPr>
        <w:pStyle w:val="Kommentartext"/>
      </w:pPr>
    </w:p>
    <w:p w14:paraId="2A5DE0AA" w14:textId="6E8099D2" w:rsidR="00E81202" w:rsidRDefault="00E81202">
      <w:pPr>
        <w:pStyle w:val="Kommentartext"/>
      </w:pPr>
      <w:r>
        <w:t>Is the Project list sorted in any order?</w:t>
      </w:r>
    </w:p>
  </w:comment>
  <w:comment w:id="168" w:author="Christian Flandorfer" w:date="2016-07-20T16:00:00Z" w:initials="CF">
    <w:p w14:paraId="5699F2BE" w14:textId="55A2E162" w:rsidR="00E81202" w:rsidRDefault="00E81202">
      <w:pPr>
        <w:pStyle w:val="Kommentartext"/>
      </w:pPr>
      <w:r>
        <w:rPr>
          <w:rStyle w:val="Kommentarzeichen"/>
        </w:rPr>
        <w:annotationRef/>
      </w:r>
      <w:r>
        <w:t xml:space="preserve">The tables are sortable and filterable. </w:t>
      </w:r>
    </w:p>
  </w:comment>
  <w:comment w:id="174" w:author="Phylinda LS Chan" w:date="2016-07-12T18:05:00Z" w:initials="PLSC">
    <w:p w14:paraId="36A495A6" w14:textId="226C90D8" w:rsidR="00E81202" w:rsidRDefault="00E81202">
      <w:pPr>
        <w:pStyle w:val="Kommentartext"/>
      </w:pPr>
      <w:r>
        <w:rPr>
          <w:rStyle w:val="Kommentarzeichen"/>
        </w:rPr>
        <w:annotationRef/>
      </w:r>
      <w:r>
        <w:t>Not sure what this means.  Do you mean across projects?</w:t>
      </w:r>
    </w:p>
  </w:comment>
  <w:comment w:id="176" w:author="Phylinda LS Chan" w:date="2016-07-12T18:05:00Z" w:initials="PLSC">
    <w:p w14:paraId="39FD74FA" w14:textId="26812E1D" w:rsidR="00E81202" w:rsidRDefault="00E81202">
      <w:pPr>
        <w:pStyle w:val="Kommentartext"/>
      </w:pPr>
      <w:r>
        <w:rPr>
          <w:rStyle w:val="Kommentarzeichen"/>
        </w:rPr>
        <w:annotationRef/>
      </w:r>
      <w:r>
        <w:t>What about add a new step?</w:t>
      </w:r>
    </w:p>
  </w:comment>
  <w:comment w:id="178" w:author="Jonathan Chard" w:date="2016-07-14T15:22:00Z" w:initials="JFC">
    <w:p w14:paraId="788FD17A" w14:textId="11E922AD" w:rsidR="00E81202" w:rsidRDefault="00E81202">
      <w:pPr>
        <w:pStyle w:val="Kommentartext"/>
      </w:pPr>
      <w:r>
        <w:rPr>
          <w:rStyle w:val="Kommentarzeichen"/>
        </w:rPr>
        <w:annotationRef/>
      </w:r>
      <w:proofErr w:type="spellStart"/>
      <w:r>
        <w:t>Phylinda</w:t>
      </w:r>
      <w:proofErr w:type="spellEnd"/>
      <w:r>
        <w:t xml:space="preserve"> – I’m not sure if we want to be able to create or run anything in this UI. From the intro, the UI is just to </w:t>
      </w:r>
      <w:proofErr w:type="spellStart"/>
      <w:r>
        <w:t>visualise</w:t>
      </w:r>
      <w:proofErr w:type="spellEnd"/>
      <w:r>
        <w:t xml:space="preserve"> things. So I’m not even sure about these actions here.</w:t>
      </w:r>
    </w:p>
  </w:comment>
  <w:comment w:id="181" w:author="Phylinda LS Chan" w:date="2016-07-12T18:05:00Z" w:initials="PLSC">
    <w:p w14:paraId="3777D852" w14:textId="6683FB9D" w:rsidR="00E81202" w:rsidRDefault="00E81202">
      <w:pPr>
        <w:pStyle w:val="Kommentartext"/>
      </w:pPr>
      <w:r>
        <w:rPr>
          <w:rStyle w:val="Kommentarzeichen"/>
        </w:rPr>
        <w:annotationRef/>
      </w:r>
      <w:r>
        <w:t xml:space="preserve">What about reviewer?  A </w:t>
      </w:r>
      <w:proofErr w:type="spellStart"/>
      <w:r>
        <w:t>Reviwer</w:t>
      </w:r>
      <w:proofErr w:type="spellEnd"/>
      <w:r>
        <w:t xml:space="preserve"> will also see a list of projects for review.</w:t>
      </w:r>
    </w:p>
  </w:comment>
  <w:comment w:id="182" w:author="Phylinda LS Chan" w:date="2016-07-12T18:05:00Z" w:initials="PLSC">
    <w:p w14:paraId="44D2C8D4" w14:textId="0E76E01D" w:rsidR="00E81202" w:rsidRDefault="00E81202">
      <w:pPr>
        <w:pStyle w:val="Kommentartext"/>
      </w:pPr>
      <w:r>
        <w:rPr>
          <w:rStyle w:val="Kommentarzeichen"/>
        </w:rPr>
        <w:annotationRef/>
      </w:r>
      <w:r>
        <w:t>Also QC Status?</w:t>
      </w:r>
    </w:p>
  </w:comment>
  <w:comment w:id="183" w:author="Phylinda LS Chan" w:date="2016-07-12T18:05:00Z" w:initials="PLSC">
    <w:p w14:paraId="018076CE" w14:textId="15C17A6E" w:rsidR="00E81202" w:rsidRDefault="00E81202">
      <w:pPr>
        <w:pStyle w:val="Kommentartext"/>
      </w:pPr>
      <w:r>
        <w:rPr>
          <w:rStyle w:val="Kommentarzeichen"/>
        </w:rPr>
        <w:annotationRef/>
      </w:r>
      <w:r>
        <w:t xml:space="preserve">Is there a way that can flag the progress status for managers to plan for resources? i.e. never start, in progress, final stage, QC in progress, completed, </w:t>
      </w:r>
      <w:proofErr w:type="spellStart"/>
      <w:r>
        <w:t>etc</w:t>
      </w:r>
      <w:proofErr w:type="spellEnd"/>
      <w:r>
        <w:t>?</w:t>
      </w:r>
    </w:p>
  </w:comment>
  <w:comment w:id="188" w:author="Phylinda LS Chan" w:date="2016-07-12T18:05:00Z" w:initials="PLSC">
    <w:p w14:paraId="0F10905D" w14:textId="77777777" w:rsidR="00E81202" w:rsidRDefault="00E81202" w:rsidP="00994B71">
      <w:pPr>
        <w:pStyle w:val="Kommentartext"/>
      </w:pPr>
      <w:r>
        <w:rPr>
          <w:rStyle w:val="Kommentarzeichen"/>
        </w:rPr>
        <w:annotationRef/>
      </w:r>
      <w:r>
        <w:t>Also QC Status?</w:t>
      </w:r>
    </w:p>
  </w:comment>
  <w:comment w:id="189" w:author="Phylinda LS Chan" w:date="2016-07-12T18:05:00Z" w:initials="PLSC">
    <w:p w14:paraId="097F01A7" w14:textId="77777777" w:rsidR="00E81202" w:rsidRDefault="00E81202" w:rsidP="00994B71">
      <w:pPr>
        <w:pStyle w:val="Kommentartext"/>
      </w:pPr>
      <w:r>
        <w:rPr>
          <w:rStyle w:val="Kommentarzeichen"/>
        </w:rPr>
        <w:annotationRef/>
      </w:r>
      <w:r>
        <w:t xml:space="preserve">Is there a way that can flag the progress status for managers to plan for resources? i.e. never start, in progress, final stage, QC in progress, completed, </w:t>
      </w:r>
      <w:proofErr w:type="spellStart"/>
      <w:r>
        <w:t>etc</w:t>
      </w:r>
      <w:proofErr w:type="spellEnd"/>
      <w:r>
        <w:t>?</w:t>
      </w:r>
    </w:p>
  </w:comment>
  <w:comment w:id="190" w:author="Christian Flandorfer" w:date="2016-07-20T16:07:00Z" w:initials="CF">
    <w:p w14:paraId="2FA0E2D6" w14:textId="100DEADF" w:rsidR="00E81202" w:rsidRDefault="00E81202">
      <w:pPr>
        <w:pStyle w:val="Kommentartext"/>
      </w:pPr>
      <w:r>
        <w:rPr>
          <w:rStyle w:val="Kommentarzeichen"/>
        </w:rPr>
        <w:annotationRef/>
      </w:r>
      <w:proofErr w:type="spellStart"/>
      <w:r>
        <w:t>tbd</w:t>
      </w:r>
      <w:proofErr w:type="spellEnd"/>
    </w:p>
  </w:comment>
  <w:comment w:id="192" w:author="Phylinda LS Chan" w:date="2016-07-12T18:05:00Z" w:initials="PLSC">
    <w:p w14:paraId="03BDF3B3" w14:textId="618EE307" w:rsidR="00E81202" w:rsidRDefault="00E81202">
      <w:pPr>
        <w:pStyle w:val="Kommentartext"/>
      </w:pPr>
      <w:r>
        <w:rPr>
          <w:rStyle w:val="Kommentarzeichen"/>
        </w:rPr>
        <w:annotationRef/>
      </w:r>
      <w:r>
        <w:t>Also Reviewer?</w:t>
      </w:r>
    </w:p>
  </w:comment>
  <w:comment w:id="193" w:author="Christian Flandorfer" w:date="2016-07-20T16:07:00Z" w:initials="CF">
    <w:p w14:paraId="0808C2C7" w14:textId="4F6EE37A" w:rsidR="00E81202" w:rsidRDefault="00E81202">
      <w:pPr>
        <w:pStyle w:val="Kommentartext"/>
      </w:pPr>
      <w:r>
        <w:rPr>
          <w:rStyle w:val="Kommentarzeichen"/>
        </w:rPr>
        <w:annotationRef/>
      </w:r>
      <w:r>
        <w:t>yes</w:t>
      </w:r>
    </w:p>
  </w:comment>
  <w:comment w:id="197" w:author="Jonathan Chard" w:date="2016-07-14T15:24:00Z" w:initials="JFC">
    <w:p w14:paraId="37E40783" w14:textId="435A370B" w:rsidR="00E81202" w:rsidRDefault="00E81202">
      <w:pPr>
        <w:pStyle w:val="Kommentartext"/>
      </w:pPr>
      <w:r>
        <w:rPr>
          <w:rStyle w:val="Kommentarzeichen"/>
        </w:rPr>
        <w:annotationRef/>
      </w:r>
      <w:r>
        <w:t>Also an activity created „update assumption“, that tracks who made the modification and when it occurred</w:t>
      </w:r>
    </w:p>
  </w:comment>
  <w:comment w:id="208" w:author="Jonathan Chard" w:date="2016-07-14T15:24:00Z" w:initials="JFC">
    <w:p w14:paraId="471C199D" w14:textId="77777777" w:rsidR="00E81202" w:rsidRDefault="00E81202" w:rsidP="00681FFB">
      <w:pPr>
        <w:pStyle w:val="Kommentartext"/>
      </w:pPr>
      <w:r>
        <w:rPr>
          <w:rStyle w:val="Kommentarzeichen"/>
        </w:rPr>
        <w:annotationRef/>
      </w:r>
      <w:r>
        <w:t>Also an activity created „update assumption“, that tracks who made the modification and when it occurred</w:t>
      </w:r>
    </w:p>
  </w:comment>
  <w:comment w:id="210" w:author="Jonathan Chard" w:date="2016-07-14T15:29:00Z" w:initials="JFC">
    <w:p w14:paraId="11DAB32A" w14:textId="4C641AAA" w:rsidR="00E81202" w:rsidRDefault="00E81202">
      <w:pPr>
        <w:pStyle w:val="Kommentartext"/>
      </w:pPr>
      <w:r>
        <w:rPr>
          <w:rStyle w:val="Kommentarzeichen"/>
        </w:rPr>
        <w:annotationRef/>
      </w:r>
      <w:r>
        <w:t>See Assumption</w:t>
      </w:r>
    </w:p>
  </w:comment>
  <w:comment w:id="212" w:author="Phylinda LS Chan" w:date="2016-07-12T18:05:00Z" w:initials="PLSC">
    <w:p w14:paraId="147EA135" w14:textId="29174D2D" w:rsidR="00E81202" w:rsidRDefault="00E81202">
      <w:pPr>
        <w:pStyle w:val="Kommentartext"/>
      </w:pPr>
      <w:r>
        <w:rPr>
          <w:rStyle w:val="Kommentarzeichen"/>
        </w:rPr>
        <w:annotationRef/>
      </w:r>
      <w:r>
        <w:t>Do you mean the metadata of a file is shown in a readonly view?</w:t>
      </w:r>
    </w:p>
    <w:p w14:paraId="3799F9F7" w14:textId="77777777" w:rsidR="00E81202" w:rsidRDefault="00E81202">
      <w:pPr>
        <w:pStyle w:val="Kommentartext"/>
      </w:pPr>
    </w:p>
    <w:p w14:paraId="7DF88605" w14:textId="423A6361" w:rsidR="00E81202" w:rsidRDefault="00E81202">
      <w:pPr>
        <w:pStyle w:val="Kommentartext"/>
      </w:pPr>
      <w:r>
        <w:t>The user can modify the file, so the file content can be changed, correct?</w:t>
      </w:r>
    </w:p>
  </w:comment>
  <w:comment w:id="213" w:author="Christian Flandorfer" w:date="2016-07-20T16:11:00Z" w:initials="CF">
    <w:p w14:paraId="54F5ED53" w14:textId="4BD2A13F" w:rsidR="00E81202" w:rsidRDefault="00E81202">
      <w:pPr>
        <w:pStyle w:val="Kommentartext"/>
      </w:pPr>
      <w:r>
        <w:rPr>
          <w:rStyle w:val="Kommentarzeichen"/>
        </w:rPr>
        <w:annotationRef/>
      </w:r>
      <w:r>
        <w:t>The file content cannot be changed with this client in this version!</w:t>
      </w:r>
    </w:p>
  </w:comment>
  <w:comment w:id="214" w:author="Jonathan Chard" w:date="2016-07-14T15:30:00Z" w:initials="JFC">
    <w:p w14:paraId="375FCA51" w14:textId="6E4AB6C1" w:rsidR="00E81202" w:rsidRDefault="00E81202">
      <w:pPr>
        <w:pStyle w:val="Kommentartext"/>
      </w:pPr>
      <w:r>
        <w:rPr>
          <w:rStyle w:val="Kommentarzeichen"/>
        </w:rPr>
        <w:annotationRef/>
      </w:r>
      <w:proofErr w:type="spellStart"/>
      <w:r>
        <w:t>Phylinda</w:t>
      </w:r>
      <w:proofErr w:type="spellEnd"/>
      <w:r>
        <w:t xml:space="preserve"> – no, editing files is not in scope</w:t>
      </w:r>
    </w:p>
  </w:comment>
  <w:comment w:id="216" w:author="Phylinda LS Chan" w:date="2016-07-12T18:05:00Z" w:initials="PLSC">
    <w:p w14:paraId="6D3755F4" w14:textId="1B546141" w:rsidR="00E81202" w:rsidRDefault="00E81202">
      <w:pPr>
        <w:pStyle w:val="Kommentartext"/>
      </w:pPr>
      <w:r>
        <w:rPr>
          <w:rStyle w:val="Kommentarzeichen"/>
        </w:rPr>
        <w:annotationRef/>
      </w:r>
      <w:r>
        <w:t xml:space="preserve"> or Modify a Tag?</w:t>
      </w:r>
    </w:p>
    <w:p w14:paraId="6C5DF788" w14:textId="77777777" w:rsidR="00E81202" w:rsidRDefault="00E81202">
      <w:pPr>
        <w:pStyle w:val="Kommentartext"/>
      </w:pPr>
    </w:p>
    <w:p w14:paraId="6BEE0095" w14:textId="24994ECA" w:rsidR="00E81202" w:rsidRDefault="00E81202">
      <w:pPr>
        <w:pStyle w:val="Kommentartext"/>
      </w:pPr>
      <w:r>
        <w:t>Does the user need to be the project owner for tagging a model?</w:t>
      </w:r>
    </w:p>
  </w:comment>
  <w:comment w:id="219" w:author="Phylinda LS Chan" w:date="2016-07-12T18:05:00Z" w:initials="PLSC">
    <w:p w14:paraId="319495E5" w14:textId="424BADF9" w:rsidR="00E81202" w:rsidRDefault="00E81202">
      <w:pPr>
        <w:pStyle w:val="Kommentartext"/>
      </w:pPr>
      <w:r>
        <w:rPr>
          <w:rStyle w:val="Kommentarzeichen"/>
        </w:rPr>
        <w:annotationRef/>
      </w:r>
      <w:r>
        <w:t>Does the user needs to be the project owner before changing the model tag?</w:t>
      </w:r>
    </w:p>
  </w:comment>
  <w:comment w:id="221" w:author="Phylinda LS Chan" w:date="2016-07-12T18:05:00Z" w:initials="PLSC">
    <w:p w14:paraId="28705C33" w14:textId="2CA50F93" w:rsidR="00E81202" w:rsidRDefault="00E81202">
      <w:pPr>
        <w:pStyle w:val="Kommentartext"/>
      </w:pPr>
      <w:r>
        <w:rPr>
          <w:rStyle w:val="Kommentarzeichen"/>
        </w:rPr>
        <w:annotationRef/>
      </w:r>
      <w:r>
        <w:t xml:space="preserve">And the user is </w:t>
      </w:r>
      <w:proofErr w:type="spellStart"/>
      <w:r>
        <w:t>assgined</w:t>
      </w:r>
      <w:proofErr w:type="spellEnd"/>
      <w:r>
        <w:t xml:space="preserve"> as a </w:t>
      </w:r>
      <w:proofErr w:type="spellStart"/>
      <w:r>
        <w:t>reviwer</w:t>
      </w:r>
      <w:proofErr w:type="spellEnd"/>
      <w:r>
        <w:t xml:space="preserve"> to a project.</w:t>
      </w:r>
    </w:p>
  </w:comment>
  <w:comment w:id="222" w:author="Phylinda LS Chan" w:date="2016-07-12T18:05:00Z" w:initials="PLSC">
    <w:p w14:paraId="53533F43" w14:textId="3AB1A62B" w:rsidR="00E81202" w:rsidRDefault="00E81202">
      <w:pPr>
        <w:pStyle w:val="Kommentartext"/>
      </w:pPr>
      <w:r>
        <w:rPr>
          <w:rStyle w:val="Kommentarzeichen"/>
        </w:rPr>
        <w:annotationRef/>
      </w:r>
      <w:r>
        <w:t>Is the QC status set at the Project level or Step level of entities?</w:t>
      </w:r>
    </w:p>
  </w:comment>
  <w:comment w:id="223" w:author="Jonathan Chard" w:date="2016-07-14T15:34:00Z" w:initials="JFC">
    <w:p w14:paraId="30F277C6" w14:textId="624825D1" w:rsidR="00E81202" w:rsidRDefault="00E81202">
      <w:pPr>
        <w:pStyle w:val="Kommentartext"/>
      </w:pPr>
      <w:r>
        <w:rPr>
          <w:rStyle w:val="Kommentarzeichen"/>
        </w:rPr>
        <w:annotationRef/>
      </w:r>
      <w:proofErr w:type="spellStart"/>
      <w:r>
        <w:t>Phylinda</w:t>
      </w:r>
      <w:proofErr w:type="spellEnd"/>
      <w:r>
        <w:t xml:space="preserve"> – up to you to define requirements</w:t>
      </w:r>
      <w:proofErr w:type="gramStart"/>
      <w:r>
        <w:t>..</w:t>
      </w:r>
      <w:proofErr w:type="gramEnd"/>
    </w:p>
  </w:comment>
  <w:comment w:id="224" w:author="Phylinda LS Chan" w:date="2016-07-12T18:05:00Z" w:initials="PLSC">
    <w:p w14:paraId="10EC770E" w14:textId="4A79B806" w:rsidR="00E81202" w:rsidRDefault="00E81202">
      <w:pPr>
        <w:pStyle w:val="Kommentartext"/>
      </w:pPr>
      <w:r>
        <w:rPr>
          <w:rStyle w:val="Kommentarzeichen"/>
        </w:rPr>
        <w:annotationRef/>
      </w:r>
      <w:r>
        <w:t>Cancel save?</w:t>
      </w:r>
    </w:p>
  </w:comment>
  <w:comment w:id="226" w:author="Phylinda LS Chan" w:date="2016-07-12T18:05:00Z" w:initials="PLSC">
    <w:p w14:paraId="3A95A1D6" w14:textId="1A379A61" w:rsidR="00E81202" w:rsidRDefault="00E81202">
      <w:pPr>
        <w:pStyle w:val="Kommentartext"/>
      </w:pPr>
      <w:r>
        <w:rPr>
          <w:rStyle w:val="Kommentarzeichen"/>
        </w:rPr>
        <w:annotationRef/>
      </w:r>
      <w:r>
        <w:t xml:space="preserve">Does the project need to be assigned to the user (Project owner, manager, reviewer, team members)? </w:t>
      </w:r>
    </w:p>
  </w:comment>
  <w:comment w:id="230" w:author="Jonathan Chard" w:date="2016-07-14T15:40:00Z" w:initials="JFC">
    <w:p w14:paraId="6D5EF050" w14:textId="475FF49D" w:rsidR="00E81202" w:rsidRDefault="00E81202">
      <w:pPr>
        <w:pStyle w:val="Kommentartext"/>
      </w:pPr>
      <w:r>
        <w:rPr>
          <w:rStyle w:val="Kommentarzeichen"/>
        </w:rPr>
        <w:annotationRef/>
      </w:r>
      <w:r>
        <w:t>Do you think this will be interactive? And if you select an Entity, how far up the tree will it go? Show the whole thing, or just show e.g. three parents, and then allow the user to „explore</w:t>
      </w:r>
      <w:proofErr w:type="gramStart"/>
      <w:r>
        <w:t>“ other</w:t>
      </w:r>
      <w:proofErr w:type="gramEnd"/>
      <w:r>
        <w:t xml:space="preserve"> parts of the trail?</w:t>
      </w:r>
    </w:p>
  </w:comment>
  <w:comment w:id="233" w:author="Justin Wilkins" w:date="2016-07-12T18:05:00Z" w:initials="JW">
    <w:p w14:paraId="634903F4" w14:textId="6ED6E99F" w:rsidR="00E81202" w:rsidRDefault="00E81202">
      <w:pPr>
        <w:pStyle w:val="Kommentartext"/>
      </w:pPr>
      <w:r>
        <w:rPr>
          <w:rStyle w:val="Kommentarzeichen"/>
        </w:rPr>
        <w:annotationRef/>
      </w:r>
      <w:r>
        <w:t xml:space="preserve">Applies primarily to </w:t>
      </w:r>
      <w:proofErr w:type="spellStart"/>
      <w:r>
        <w:t>Monolix</w:t>
      </w:r>
      <w:proofErr w:type="spellEnd"/>
      <w:r>
        <w:t xml:space="preserve"> and NONMEM</w:t>
      </w:r>
    </w:p>
  </w:comment>
  <w:comment w:id="234" w:author="Phylinda LS Chan" w:date="2016-07-12T18:05:00Z" w:initials="PLSC">
    <w:p w14:paraId="4889EFB1" w14:textId="10C39A3B" w:rsidR="00E81202" w:rsidRDefault="00E81202">
      <w:pPr>
        <w:pStyle w:val="Kommentartext"/>
      </w:pPr>
      <w:r>
        <w:rPr>
          <w:rStyle w:val="Kommentarzeichen"/>
        </w:rPr>
        <w:annotationRef/>
      </w:r>
      <w:r>
        <w:t>Also Reviewer?</w:t>
      </w:r>
    </w:p>
  </w:comment>
  <w:comment w:id="238" w:author="Phylinda LS Chan" w:date="2016-07-12T18:05:00Z" w:initials="PLSC">
    <w:p w14:paraId="7E616AF3" w14:textId="2E3EA7CD" w:rsidR="00E81202" w:rsidRDefault="00E81202">
      <w:pPr>
        <w:pStyle w:val="Kommentartext"/>
      </w:pPr>
      <w:r>
        <w:rPr>
          <w:rStyle w:val="Kommentarzeichen"/>
        </w:rPr>
        <w:annotationRef/>
      </w:r>
      <w:r>
        <w:t>Similar UC for user to assign a manager or a manager to assign user, or both?</w:t>
      </w:r>
    </w:p>
  </w:comment>
  <w:comment w:id="239" w:author="Phylinda LS Chan" w:date="2016-07-12T18:05:00Z" w:initials="PLSC">
    <w:p w14:paraId="3EFF77DF" w14:textId="0D066838" w:rsidR="00E81202" w:rsidRDefault="00E81202">
      <w:pPr>
        <w:pStyle w:val="Kommentartext"/>
      </w:pPr>
      <w:r>
        <w:rPr>
          <w:rStyle w:val="Kommentarzeichen"/>
        </w:rPr>
        <w:annotationRef/>
      </w:r>
      <w:r>
        <w:t>I believe manager should have the privilege to do so as they are the one for resources planning.</w:t>
      </w:r>
    </w:p>
  </w:comment>
  <w:comment w:id="241" w:author="Phylinda LS Chan" w:date="2016-07-12T18:05:00Z" w:initials="PLSC">
    <w:p w14:paraId="1E03547D" w14:textId="77777777" w:rsidR="00E81202" w:rsidRDefault="00E81202" w:rsidP="006E76B3">
      <w:pPr>
        <w:pStyle w:val="Kommentartext"/>
      </w:pPr>
      <w:r>
        <w:rPr>
          <w:rStyle w:val="Kommentarzeichen"/>
        </w:rPr>
        <w:annotationRef/>
      </w:r>
      <w:r>
        <w:t>Also QC Status?</w:t>
      </w:r>
    </w:p>
  </w:comment>
  <w:comment w:id="242" w:author="Phylinda LS Chan" w:date="2016-07-12T18:05:00Z" w:initials="PLSC">
    <w:p w14:paraId="00CD0CAA" w14:textId="77777777" w:rsidR="00E81202" w:rsidRDefault="00E81202" w:rsidP="006E76B3">
      <w:pPr>
        <w:pStyle w:val="Kommentartext"/>
      </w:pPr>
      <w:r>
        <w:rPr>
          <w:rStyle w:val="Kommentarzeichen"/>
        </w:rPr>
        <w:annotationRef/>
      </w:r>
      <w:r>
        <w:t xml:space="preserve">Is there a way that can flag the progress status for managers to plan for resources? i.e. never start, in progress, QC, completed, </w:t>
      </w:r>
      <w:proofErr w:type="spellStart"/>
      <w:r>
        <w:t>etc</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C8551" w15:done="0"/>
  <w15:commentEx w15:paraId="7B4D2F47" w15:paraIdParent="2FEC8551" w15:done="0"/>
  <w15:commentEx w15:paraId="21A163C2" w15:done="0"/>
  <w15:commentEx w15:paraId="3F389298" w15:done="0"/>
  <w15:commentEx w15:paraId="2FC099C0" w15:done="0"/>
  <w15:commentEx w15:paraId="2B3E18E3" w15:paraIdParent="2FC099C0" w15:done="0"/>
  <w15:commentEx w15:paraId="6261C998" w15:done="0"/>
  <w15:commentEx w15:paraId="021369E6" w15:paraIdParent="6261C998" w15:done="0"/>
  <w15:commentEx w15:paraId="23091048" w15:done="0"/>
  <w15:commentEx w15:paraId="4A6A565B" w15:done="0"/>
  <w15:commentEx w15:paraId="33CB820F" w15:done="0"/>
  <w15:commentEx w15:paraId="2C6A2D0F" w15:paraIdParent="33CB820F" w15:done="0"/>
  <w15:commentEx w15:paraId="10F0A37F" w15:done="0"/>
  <w15:commentEx w15:paraId="1303AD7E" w15:paraIdParent="10F0A37F" w15:done="0"/>
  <w15:commentEx w15:paraId="21A53941" w15:done="0"/>
  <w15:commentEx w15:paraId="6C5B0FD0" w15:paraIdParent="21A53941" w15:done="0"/>
  <w15:commentEx w15:paraId="27837D20" w15:done="0"/>
  <w15:commentEx w15:paraId="464BB211" w15:done="0"/>
  <w15:commentEx w15:paraId="52DFAFBB" w15:done="0"/>
  <w15:commentEx w15:paraId="7FD226A8" w15:done="0"/>
  <w15:commentEx w15:paraId="487A4A1E" w15:done="0"/>
  <w15:commentEx w15:paraId="749D9CF4" w15:paraIdParent="487A4A1E" w15:done="0"/>
  <w15:commentEx w15:paraId="5D9A4184" w15:done="0"/>
  <w15:commentEx w15:paraId="3F4B063E" w15:paraIdParent="5D9A4184" w15:done="0"/>
  <w15:commentEx w15:paraId="049EDA59" w15:done="0"/>
  <w15:commentEx w15:paraId="3AAAD3F6" w15:done="0"/>
  <w15:commentEx w15:paraId="296767F4" w15:paraIdParent="3AAAD3F6" w15:done="0"/>
  <w15:commentEx w15:paraId="39E874BD" w15:done="0"/>
  <w15:commentEx w15:paraId="09896E62" w15:done="0"/>
  <w15:commentEx w15:paraId="29BAD782" w15:done="0"/>
  <w15:commentEx w15:paraId="0451F1B9" w15:done="0"/>
  <w15:commentEx w15:paraId="7B213DE1" w15:done="0"/>
  <w15:commentEx w15:paraId="62961D52" w15:done="0"/>
  <w15:commentEx w15:paraId="0A9C3998" w15:done="0"/>
  <w15:commentEx w15:paraId="35650BE1" w15:done="0"/>
  <w15:commentEx w15:paraId="26FDD9C9" w15:done="0"/>
  <w15:commentEx w15:paraId="3E7A186D" w15:done="0"/>
  <w15:commentEx w15:paraId="64628B5E" w15:done="0"/>
  <w15:commentEx w15:paraId="46947450" w15:done="0"/>
  <w15:commentEx w15:paraId="57528683" w15:done="0"/>
  <w15:commentEx w15:paraId="18424E33" w15:paraIdParent="57528683" w15:done="0"/>
  <w15:commentEx w15:paraId="393C9ED8" w15:done="0"/>
  <w15:commentEx w15:paraId="5DB78BC4" w15:done="0"/>
  <w15:commentEx w15:paraId="2CA6CA7F" w15:done="0"/>
  <w15:commentEx w15:paraId="2A5DE0AA" w15:done="0"/>
  <w15:commentEx w15:paraId="5699F2BE" w15:paraIdParent="2A5DE0AA" w15:done="0"/>
  <w15:commentEx w15:paraId="36A495A6" w15:done="0"/>
  <w15:commentEx w15:paraId="39FD74FA" w15:done="0"/>
  <w15:commentEx w15:paraId="788FD17A" w15:done="0"/>
  <w15:commentEx w15:paraId="3777D852" w15:done="0"/>
  <w15:commentEx w15:paraId="44D2C8D4" w15:done="0"/>
  <w15:commentEx w15:paraId="018076CE" w15:done="0"/>
  <w15:commentEx w15:paraId="0F10905D" w15:done="0"/>
  <w15:commentEx w15:paraId="097F01A7" w15:done="0"/>
  <w15:commentEx w15:paraId="2FA0E2D6" w15:paraIdParent="097F01A7" w15:done="0"/>
  <w15:commentEx w15:paraId="03BDF3B3" w15:done="0"/>
  <w15:commentEx w15:paraId="0808C2C7" w15:paraIdParent="03BDF3B3" w15:done="0"/>
  <w15:commentEx w15:paraId="37E40783" w15:done="0"/>
  <w15:commentEx w15:paraId="3766E243" w15:done="0"/>
  <w15:commentEx w15:paraId="471C199D" w15:done="0"/>
  <w15:commentEx w15:paraId="786B2CF4" w15:done="0"/>
  <w15:commentEx w15:paraId="11DAB32A" w15:done="0"/>
  <w15:commentEx w15:paraId="7DF88605" w15:done="0"/>
  <w15:commentEx w15:paraId="54F5ED53" w15:paraIdParent="7DF88605" w15:done="0"/>
  <w15:commentEx w15:paraId="375FCA51" w15:done="0"/>
  <w15:commentEx w15:paraId="6BEE0095" w15:done="0"/>
  <w15:commentEx w15:paraId="319495E5" w15:done="0"/>
  <w15:commentEx w15:paraId="28705C33" w15:done="0"/>
  <w15:commentEx w15:paraId="53533F43" w15:done="0"/>
  <w15:commentEx w15:paraId="30F277C6" w15:done="0"/>
  <w15:commentEx w15:paraId="10EC770E" w15:done="0"/>
  <w15:commentEx w15:paraId="3A95A1D6" w15:done="0"/>
  <w15:commentEx w15:paraId="6D5EF050" w15:done="0"/>
  <w15:commentEx w15:paraId="634903F4" w15:done="0"/>
  <w15:commentEx w15:paraId="4889EFB1" w15:done="0"/>
  <w15:commentEx w15:paraId="7E616AF3" w15:done="0"/>
  <w15:commentEx w15:paraId="3EFF77DF" w15:done="0"/>
  <w15:commentEx w15:paraId="1E03547D" w15:done="0"/>
  <w15:commentEx w15:paraId="00CD0CAA" w15:done="0"/>
  <w15:commentEx w15:paraId="04DFAE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7597D" w14:textId="77777777" w:rsidR="002118AE" w:rsidRDefault="002118AE" w:rsidP="004C594E">
      <w:pPr>
        <w:spacing w:after="0" w:line="240" w:lineRule="auto"/>
      </w:pPr>
      <w:r>
        <w:separator/>
      </w:r>
    </w:p>
  </w:endnote>
  <w:endnote w:type="continuationSeparator" w:id="0">
    <w:p w14:paraId="192EDA0B" w14:textId="77777777" w:rsidR="002118AE" w:rsidRDefault="002118AE" w:rsidP="004C5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Arial Unicode MS"/>
    <w:charset w:val="86"/>
    <w:family w:val="auto"/>
    <w:pitch w:val="variable"/>
    <w:sig w:usb0="00000000"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de-DE"/>
      </w:rPr>
      <w:id w:val="-1178726157"/>
      <w:docPartObj>
        <w:docPartGallery w:val="Page Numbers (Bottom of Page)"/>
        <w:docPartUnique/>
      </w:docPartObj>
    </w:sdtPr>
    <w:sdtEndPr>
      <w:rPr>
        <w:lang w:val="en-US"/>
      </w:rPr>
    </w:sdtEndPr>
    <w:sdtContent>
      <w:p w14:paraId="2C3B4292" w14:textId="164B91DA" w:rsidR="00E81202" w:rsidRDefault="00E81202">
        <w:pPr>
          <w:pStyle w:val="Fuzeile"/>
        </w:pPr>
        <w:r>
          <w:rPr>
            <w:lang w:val="de-DE"/>
          </w:rPr>
          <w:t xml:space="preserve">Page | </w:t>
        </w:r>
        <w:r>
          <w:fldChar w:fldCharType="begin"/>
        </w:r>
        <w:r>
          <w:instrText>PAGE   \* MERGEFORMAT</w:instrText>
        </w:r>
        <w:r>
          <w:fldChar w:fldCharType="separate"/>
        </w:r>
        <w:r w:rsidR="0056051B" w:rsidRPr="0056051B">
          <w:rPr>
            <w:noProof/>
            <w:lang w:val="de-DE"/>
          </w:rPr>
          <w:t>30</w:t>
        </w:r>
        <w:r>
          <w:fldChar w:fldCharType="end"/>
        </w:r>
      </w:p>
    </w:sdtContent>
  </w:sdt>
  <w:p w14:paraId="787592DC" w14:textId="77777777" w:rsidR="00E81202" w:rsidRDefault="00E8120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de-DE"/>
      </w:rPr>
      <w:id w:val="1381673349"/>
      <w:docPartObj>
        <w:docPartGallery w:val="Page Numbers (Bottom of Page)"/>
        <w:docPartUnique/>
      </w:docPartObj>
    </w:sdtPr>
    <w:sdtContent>
      <w:p w14:paraId="18C8E42D" w14:textId="04EBD496" w:rsidR="00E81202" w:rsidRDefault="00E81202">
        <w:pPr>
          <w:pStyle w:val="Fuzeile"/>
          <w:jc w:val="right"/>
        </w:pPr>
        <w:r>
          <w:rPr>
            <w:lang w:val="de-DE"/>
          </w:rPr>
          <w:t xml:space="preserve">Page | </w:t>
        </w:r>
        <w:r>
          <w:fldChar w:fldCharType="begin"/>
        </w:r>
        <w:r>
          <w:instrText>PAGE   \* MERGEFORMAT</w:instrText>
        </w:r>
        <w:r>
          <w:fldChar w:fldCharType="separate"/>
        </w:r>
        <w:r w:rsidR="0056051B" w:rsidRPr="0056051B">
          <w:rPr>
            <w:noProof/>
            <w:lang w:val="de-DE"/>
          </w:rPr>
          <w:t>29</w:t>
        </w:r>
        <w:r>
          <w:fldChar w:fldCharType="end"/>
        </w:r>
        <w:r>
          <w:rPr>
            <w:lang w:val="de-DE"/>
          </w:rPr>
          <w:t xml:space="preserve"> </w:t>
        </w:r>
      </w:p>
    </w:sdtContent>
  </w:sdt>
  <w:p w14:paraId="6DE64FF0" w14:textId="77777777" w:rsidR="00E81202" w:rsidRDefault="00E8120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C42E50" w14:textId="77777777" w:rsidR="002118AE" w:rsidRDefault="002118AE" w:rsidP="004C594E">
      <w:pPr>
        <w:spacing w:after="0" w:line="240" w:lineRule="auto"/>
      </w:pPr>
      <w:r>
        <w:separator/>
      </w:r>
    </w:p>
  </w:footnote>
  <w:footnote w:type="continuationSeparator" w:id="0">
    <w:p w14:paraId="244C03EC" w14:textId="77777777" w:rsidR="002118AE" w:rsidRDefault="002118AE" w:rsidP="004C59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6D36"/>
    <w:multiLevelType w:val="hybridMultilevel"/>
    <w:tmpl w:val="17F0A1F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nsid w:val="087B0348"/>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AB328EB"/>
    <w:multiLevelType w:val="hybridMultilevel"/>
    <w:tmpl w:val="DD0246F6"/>
    <w:lvl w:ilvl="0" w:tplc="5ECE5F9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A746F5"/>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C7B004B"/>
    <w:multiLevelType w:val="hybridMultilevel"/>
    <w:tmpl w:val="686EB2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0A70E59"/>
    <w:multiLevelType w:val="hybridMultilevel"/>
    <w:tmpl w:val="45A4FBF2"/>
    <w:lvl w:ilvl="0" w:tplc="5ECE5F9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F27E1A"/>
    <w:multiLevelType w:val="hybridMultilevel"/>
    <w:tmpl w:val="0DACD10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1893057F"/>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1A7779A7"/>
    <w:multiLevelType w:val="hybridMultilevel"/>
    <w:tmpl w:val="50DEC44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1F03701C"/>
    <w:multiLevelType w:val="hybridMultilevel"/>
    <w:tmpl w:val="55FAC686"/>
    <w:lvl w:ilvl="0" w:tplc="24065FB6">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4021581"/>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42D0935"/>
    <w:multiLevelType w:val="hybridMultilevel"/>
    <w:tmpl w:val="EB44252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6596245"/>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26677A64"/>
    <w:multiLevelType w:val="hybridMultilevel"/>
    <w:tmpl w:val="BD8EA8D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C2F66"/>
    <w:multiLevelType w:val="hybridMultilevel"/>
    <w:tmpl w:val="1D36F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5F71D3"/>
    <w:multiLevelType w:val="hybridMultilevel"/>
    <w:tmpl w:val="686EB2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8B0251F"/>
    <w:multiLevelType w:val="hybridMultilevel"/>
    <w:tmpl w:val="8766D03A"/>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7">
    <w:nsid w:val="2DA41948"/>
    <w:multiLevelType w:val="hybridMultilevel"/>
    <w:tmpl w:val="0F1017C6"/>
    <w:lvl w:ilvl="0" w:tplc="A9362C0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EBA44BD"/>
    <w:multiLevelType w:val="hybridMultilevel"/>
    <w:tmpl w:val="89C0F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2F0751FE"/>
    <w:multiLevelType w:val="hybridMultilevel"/>
    <w:tmpl w:val="91E46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0DF0644"/>
    <w:multiLevelType w:val="hybridMultilevel"/>
    <w:tmpl w:val="F742330C"/>
    <w:lvl w:ilvl="0" w:tplc="0CA6B80E">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24C50BF"/>
    <w:multiLevelType w:val="hybridMultilevel"/>
    <w:tmpl w:val="28665910"/>
    <w:lvl w:ilvl="0" w:tplc="DEDEA02C">
      <w:numFmt w:val="bullet"/>
      <w:lvlText w:val="-"/>
      <w:lvlJc w:val="left"/>
      <w:pPr>
        <w:ind w:left="720" w:hanging="360"/>
      </w:pPr>
      <w:rPr>
        <w:rFonts w:ascii="Corbel" w:eastAsiaTheme="minorEastAsia" w:hAnsi="Corbe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2F21AA4"/>
    <w:multiLevelType w:val="hybridMultilevel"/>
    <w:tmpl w:val="6734C2B4"/>
    <w:lvl w:ilvl="0" w:tplc="0C07000F">
      <w:start w:val="1"/>
      <w:numFmt w:val="decimal"/>
      <w:lvlText w:val="%1."/>
      <w:lvlJc w:val="left"/>
      <w:pPr>
        <w:ind w:left="762" w:hanging="360"/>
      </w:pPr>
    </w:lvl>
    <w:lvl w:ilvl="1" w:tplc="0C070019">
      <w:start w:val="1"/>
      <w:numFmt w:val="lowerLetter"/>
      <w:lvlText w:val="%2."/>
      <w:lvlJc w:val="left"/>
      <w:pPr>
        <w:ind w:left="1482" w:hanging="360"/>
      </w:pPr>
    </w:lvl>
    <w:lvl w:ilvl="2" w:tplc="0C07001B" w:tentative="1">
      <w:start w:val="1"/>
      <w:numFmt w:val="lowerRoman"/>
      <w:lvlText w:val="%3."/>
      <w:lvlJc w:val="right"/>
      <w:pPr>
        <w:ind w:left="2202" w:hanging="180"/>
      </w:pPr>
    </w:lvl>
    <w:lvl w:ilvl="3" w:tplc="0C07000F" w:tentative="1">
      <w:start w:val="1"/>
      <w:numFmt w:val="decimal"/>
      <w:lvlText w:val="%4."/>
      <w:lvlJc w:val="left"/>
      <w:pPr>
        <w:ind w:left="2922" w:hanging="360"/>
      </w:pPr>
    </w:lvl>
    <w:lvl w:ilvl="4" w:tplc="0C070019" w:tentative="1">
      <w:start w:val="1"/>
      <w:numFmt w:val="lowerLetter"/>
      <w:lvlText w:val="%5."/>
      <w:lvlJc w:val="left"/>
      <w:pPr>
        <w:ind w:left="3642" w:hanging="360"/>
      </w:pPr>
    </w:lvl>
    <w:lvl w:ilvl="5" w:tplc="0C07001B" w:tentative="1">
      <w:start w:val="1"/>
      <w:numFmt w:val="lowerRoman"/>
      <w:lvlText w:val="%6."/>
      <w:lvlJc w:val="right"/>
      <w:pPr>
        <w:ind w:left="4362" w:hanging="180"/>
      </w:pPr>
    </w:lvl>
    <w:lvl w:ilvl="6" w:tplc="0C07000F" w:tentative="1">
      <w:start w:val="1"/>
      <w:numFmt w:val="decimal"/>
      <w:lvlText w:val="%7."/>
      <w:lvlJc w:val="left"/>
      <w:pPr>
        <w:ind w:left="5082" w:hanging="360"/>
      </w:pPr>
    </w:lvl>
    <w:lvl w:ilvl="7" w:tplc="0C070019" w:tentative="1">
      <w:start w:val="1"/>
      <w:numFmt w:val="lowerLetter"/>
      <w:lvlText w:val="%8."/>
      <w:lvlJc w:val="left"/>
      <w:pPr>
        <w:ind w:left="5802" w:hanging="360"/>
      </w:pPr>
    </w:lvl>
    <w:lvl w:ilvl="8" w:tplc="0C07001B" w:tentative="1">
      <w:start w:val="1"/>
      <w:numFmt w:val="lowerRoman"/>
      <w:lvlText w:val="%9."/>
      <w:lvlJc w:val="right"/>
      <w:pPr>
        <w:ind w:left="6522" w:hanging="180"/>
      </w:pPr>
    </w:lvl>
  </w:abstractNum>
  <w:abstractNum w:abstractNumId="23">
    <w:nsid w:val="35763000"/>
    <w:multiLevelType w:val="hybridMultilevel"/>
    <w:tmpl w:val="458A26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364108F5"/>
    <w:multiLevelType w:val="hybridMultilevel"/>
    <w:tmpl w:val="E8ACC9A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5">
    <w:nsid w:val="38705D32"/>
    <w:multiLevelType w:val="hybridMultilevel"/>
    <w:tmpl w:val="17F0A1F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6">
    <w:nsid w:val="395B0E9C"/>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3A5E6932"/>
    <w:multiLevelType w:val="hybridMultilevel"/>
    <w:tmpl w:val="EA707C9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nsid w:val="3CB77DD7"/>
    <w:multiLevelType w:val="hybridMultilevel"/>
    <w:tmpl w:val="D1542192"/>
    <w:lvl w:ilvl="0" w:tplc="2B083F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F173B9"/>
    <w:multiLevelType w:val="hybridMultilevel"/>
    <w:tmpl w:val="17F0A1F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0">
    <w:nsid w:val="42B1432B"/>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2BC782A"/>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43474D1C"/>
    <w:multiLevelType w:val="hybridMultilevel"/>
    <w:tmpl w:val="ECA4E12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3">
    <w:nsid w:val="44715FCA"/>
    <w:multiLevelType w:val="hybridMultilevel"/>
    <w:tmpl w:val="50DEC44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4">
    <w:nsid w:val="45551B54"/>
    <w:multiLevelType w:val="hybridMultilevel"/>
    <w:tmpl w:val="5BF6848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nsid w:val="45C30182"/>
    <w:multiLevelType w:val="hybridMultilevel"/>
    <w:tmpl w:val="EA707C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6">
    <w:nsid w:val="47722EAC"/>
    <w:multiLevelType w:val="hybridMultilevel"/>
    <w:tmpl w:val="F5985EC0"/>
    <w:lvl w:ilvl="0" w:tplc="F1700AB4">
      <w:start w:val="17"/>
      <w:numFmt w:val="bullet"/>
      <w:lvlText w:val="-"/>
      <w:lvlJc w:val="left"/>
      <w:pPr>
        <w:ind w:left="720" w:hanging="360"/>
      </w:pPr>
      <w:rPr>
        <w:rFonts w:ascii="Corbel" w:eastAsiaTheme="minorEastAsia" w:hAnsi="Corbe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48257E5A"/>
    <w:multiLevelType w:val="hybridMultilevel"/>
    <w:tmpl w:val="686EB2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51EB74E9"/>
    <w:multiLevelType w:val="hybridMultilevel"/>
    <w:tmpl w:val="E5B0451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39">
    <w:nsid w:val="52DE624B"/>
    <w:multiLevelType w:val="hybridMultilevel"/>
    <w:tmpl w:val="C964787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40">
    <w:nsid w:val="53CC791C"/>
    <w:multiLevelType w:val="hybridMultilevel"/>
    <w:tmpl w:val="FD78A1A8"/>
    <w:lvl w:ilvl="0" w:tplc="348EB984">
      <w:start w:val="1"/>
      <w:numFmt w:val="bullet"/>
      <w:pStyle w:val="Aufzhlungszeichen"/>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41">
    <w:nsid w:val="549E6D7D"/>
    <w:multiLevelType w:val="hybridMultilevel"/>
    <w:tmpl w:val="3920E5E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5542141E"/>
    <w:multiLevelType w:val="hybridMultilevel"/>
    <w:tmpl w:val="14BCBA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554F735F"/>
    <w:multiLevelType w:val="hybridMultilevel"/>
    <w:tmpl w:val="17F0A1F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44">
    <w:nsid w:val="55CB2199"/>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5">
    <w:nsid w:val="55E91FE7"/>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59543350"/>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59D03D99"/>
    <w:multiLevelType w:val="hybridMultilevel"/>
    <w:tmpl w:val="4E1E42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5A400A8A"/>
    <w:multiLevelType w:val="hybridMultilevel"/>
    <w:tmpl w:val="1668FC0E"/>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49">
    <w:nsid w:val="5B7136E4"/>
    <w:multiLevelType w:val="hybridMultilevel"/>
    <w:tmpl w:val="06486906"/>
    <w:lvl w:ilvl="0" w:tplc="35DEF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5F50596C"/>
    <w:multiLevelType w:val="hybridMultilevel"/>
    <w:tmpl w:val="B7A6EE96"/>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51">
    <w:nsid w:val="60876402"/>
    <w:multiLevelType w:val="hybridMultilevel"/>
    <w:tmpl w:val="8370CD58"/>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nsid w:val="60A44AC6"/>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3">
    <w:nsid w:val="69CA3C6E"/>
    <w:multiLevelType w:val="hybridMultilevel"/>
    <w:tmpl w:val="D5281968"/>
    <w:lvl w:ilvl="0" w:tplc="0C07000F">
      <w:start w:val="1"/>
      <w:numFmt w:val="decimal"/>
      <w:lvlText w:val="%1."/>
      <w:lvlJc w:val="left"/>
      <w:pPr>
        <w:ind w:left="360" w:hanging="360"/>
      </w:pPr>
    </w:lvl>
    <w:lvl w:ilvl="1" w:tplc="C1264978">
      <w:start w:val="1"/>
      <w:numFmt w:val="lowerLetter"/>
      <w:lvlText w:val="%2."/>
      <w:lvlJc w:val="left"/>
      <w:pPr>
        <w:ind w:left="1080" w:hanging="360"/>
      </w:pPr>
      <w:rPr>
        <w:rFonts w:hint="default"/>
      </w:r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54">
    <w:nsid w:val="6A784838"/>
    <w:multiLevelType w:val="hybridMultilevel"/>
    <w:tmpl w:val="B2D4EF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6BD22940"/>
    <w:multiLevelType w:val="hybridMultilevel"/>
    <w:tmpl w:val="55E82AF8"/>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56">
    <w:nsid w:val="6D07061F"/>
    <w:multiLevelType w:val="hybridMultilevel"/>
    <w:tmpl w:val="686EB28E"/>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nsid w:val="6D6452B3"/>
    <w:multiLevelType w:val="hybridMultilevel"/>
    <w:tmpl w:val="B0D0D1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nsid w:val="6E4E723D"/>
    <w:multiLevelType w:val="hybridMultilevel"/>
    <w:tmpl w:val="ADA65056"/>
    <w:lvl w:ilvl="0" w:tplc="F1700AB4">
      <w:start w:val="17"/>
      <w:numFmt w:val="bullet"/>
      <w:lvlText w:val="-"/>
      <w:lvlJc w:val="left"/>
      <w:pPr>
        <w:ind w:left="720" w:hanging="360"/>
      </w:pPr>
      <w:rPr>
        <w:rFonts w:ascii="Corbel" w:eastAsiaTheme="minorEastAsia" w:hAnsi="Corbe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6EB442F5"/>
    <w:multiLevelType w:val="hybridMultilevel"/>
    <w:tmpl w:val="D020F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nsid w:val="70996382"/>
    <w:multiLevelType w:val="hybridMultilevel"/>
    <w:tmpl w:val="5DCA8D6C"/>
    <w:lvl w:ilvl="0" w:tplc="FD4E399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38A36F6"/>
    <w:multiLevelType w:val="hybridMultilevel"/>
    <w:tmpl w:val="7084E85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2">
    <w:nsid w:val="76905327"/>
    <w:multiLevelType w:val="hybridMultilevel"/>
    <w:tmpl w:val="928C6A0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63">
    <w:nsid w:val="7708441D"/>
    <w:multiLevelType w:val="hybridMultilevel"/>
    <w:tmpl w:val="BB623134"/>
    <w:lvl w:ilvl="0" w:tplc="5E1610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77530FF8"/>
    <w:multiLevelType w:val="hybridMultilevel"/>
    <w:tmpl w:val="7F74210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5">
    <w:nsid w:val="79B0295C"/>
    <w:multiLevelType w:val="hybridMultilevel"/>
    <w:tmpl w:val="ED4ABD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6">
    <w:nsid w:val="7AA25AD5"/>
    <w:multiLevelType w:val="hybridMultilevel"/>
    <w:tmpl w:val="487E68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7FEA06F0"/>
    <w:multiLevelType w:val="hybridMultilevel"/>
    <w:tmpl w:val="BFD6F3B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0"/>
  </w:num>
  <w:num w:numId="2">
    <w:abstractNumId w:val="18"/>
  </w:num>
  <w:num w:numId="3">
    <w:abstractNumId w:val="61"/>
  </w:num>
  <w:num w:numId="4">
    <w:abstractNumId w:val="65"/>
  </w:num>
  <w:num w:numId="5">
    <w:abstractNumId w:val="19"/>
  </w:num>
  <w:num w:numId="6">
    <w:abstractNumId w:val="14"/>
  </w:num>
  <w:num w:numId="7">
    <w:abstractNumId w:val="64"/>
  </w:num>
  <w:num w:numId="8">
    <w:abstractNumId w:val="59"/>
  </w:num>
  <w:num w:numId="9">
    <w:abstractNumId w:val="36"/>
  </w:num>
  <w:num w:numId="10">
    <w:abstractNumId w:val="58"/>
  </w:num>
  <w:num w:numId="11">
    <w:abstractNumId w:val="11"/>
  </w:num>
  <w:num w:numId="12">
    <w:abstractNumId w:val="46"/>
  </w:num>
  <w:num w:numId="13">
    <w:abstractNumId w:val="56"/>
  </w:num>
  <w:num w:numId="14">
    <w:abstractNumId w:val="37"/>
  </w:num>
  <w:num w:numId="15">
    <w:abstractNumId w:val="12"/>
  </w:num>
  <w:num w:numId="16">
    <w:abstractNumId w:val="30"/>
  </w:num>
  <w:num w:numId="17">
    <w:abstractNumId w:val="4"/>
  </w:num>
  <w:num w:numId="18">
    <w:abstractNumId w:val="45"/>
  </w:num>
  <w:num w:numId="19">
    <w:abstractNumId w:val="15"/>
  </w:num>
  <w:num w:numId="20">
    <w:abstractNumId w:val="10"/>
  </w:num>
  <w:num w:numId="21">
    <w:abstractNumId w:val="7"/>
  </w:num>
  <w:num w:numId="22">
    <w:abstractNumId w:val="1"/>
  </w:num>
  <w:num w:numId="23">
    <w:abstractNumId w:val="3"/>
  </w:num>
  <w:num w:numId="24">
    <w:abstractNumId w:val="57"/>
  </w:num>
  <w:num w:numId="25">
    <w:abstractNumId w:val="52"/>
  </w:num>
  <w:num w:numId="26">
    <w:abstractNumId w:val="31"/>
  </w:num>
  <w:num w:numId="27">
    <w:abstractNumId w:val="44"/>
  </w:num>
  <w:num w:numId="28">
    <w:abstractNumId w:val="26"/>
  </w:num>
  <w:num w:numId="29">
    <w:abstractNumId w:val="47"/>
  </w:num>
  <w:num w:numId="30">
    <w:abstractNumId w:val="51"/>
  </w:num>
  <w:num w:numId="31">
    <w:abstractNumId w:val="50"/>
  </w:num>
  <w:num w:numId="32">
    <w:abstractNumId w:val="62"/>
  </w:num>
  <w:num w:numId="33">
    <w:abstractNumId w:val="13"/>
  </w:num>
  <w:num w:numId="34">
    <w:abstractNumId w:val="53"/>
  </w:num>
  <w:num w:numId="35">
    <w:abstractNumId w:val="38"/>
  </w:num>
  <w:num w:numId="36">
    <w:abstractNumId w:val="16"/>
  </w:num>
  <w:num w:numId="37">
    <w:abstractNumId w:val="55"/>
  </w:num>
  <w:num w:numId="38">
    <w:abstractNumId w:val="23"/>
  </w:num>
  <w:num w:numId="39">
    <w:abstractNumId w:val="6"/>
  </w:num>
  <w:num w:numId="40">
    <w:abstractNumId w:val="41"/>
  </w:num>
  <w:num w:numId="41">
    <w:abstractNumId w:val="39"/>
  </w:num>
  <w:num w:numId="42">
    <w:abstractNumId w:val="32"/>
  </w:num>
  <w:num w:numId="43">
    <w:abstractNumId w:val="25"/>
  </w:num>
  <w:num w:numId="44">
    <w:abstractNumId w:val="48"/>
  </w:num>
  <w:num w:numId="45">
    <w:abstractNumId w:val="24"/>
  </w:num>
  <w:num w:numId="46">
    <w:abstractNumId w:val="27"/>
  </w:num>
  <w:num w:numId="47">
    <w:abstractNumId w:val="33"/>
  </w:num>
  <w:num w:numId="48">
    <w:abstractNumId w:val="8"/>
  </w:num>
  <w:num w:numId="49">
    <w:abstractNumId w:val="35"/>
  </w:num>
  <w:num w:numId="50">
    <w:abstractNumId w:val="22"/>
  </w:num>
  <w:num w:numId="51">
    <w:abstractNumId w:val="67"/>
  </w:num>
  <w:num w:numId="52">
    <w:abstractNumId w:val="34"/>
  </w:num>
  <w:num w:numId="53">
    <w:abstractNumId w:val="0"/>
  </w:num>
  <w:num w:numId="54">
    <w:abstractNumId w:val="29"/>
  </w:num>
  <w:num w:numId="55">
    <w:abstractNumId w:val="43"/>
  </w:num>
  <w:num w:numId="56">
    <w:abstractNumId w:val="9"/>
  </w:num>
  <w:num w:numId="57">
    <w:abstractNumId w:val="5"/>
  </w:num>
  <w:num w:numId="58">
    <w:abstractNumId w:val="2"/>
  </w:num>
  <w:num w:numId="59">
    <w:abstractNumId w:val="49"/>
  </w:num>
  <w:num w:numId="60">
    <w:abstractNumId w:val="17"/>
  </w:num>
  <w:num w:numId="61">
    <w:abstractNumId w:val="28"/>
  </w:num>
  <w:num w:numId="62">
    <w:abstractNumId w:val="63"/>
  </w:num>
  <w:num w:numId="63">
    <w:abstractNumId w:val="60"/>
  </w:num>
  <w:num w:numId="64">
    <w:abstractNumId w:val="20"/>
  </w:num>
  <w:num w:numId="65">
    <w:abstractNumId w:val="53"/>
    <w:lvlOverride w:ilvl="0">
      <w:lvl w:ilvl="0" w:tplc="0C07000F">
        <w:start w:val="1"/>
        <w:numFmt w:val="lowerLetter"/>
        <w:lvlText w:val="%1."/>
        <w:lvlJc w:val="left"/>
        <w:pPr>
          <w:ind w:left="1080" w:hanging="360"/>
        </w:pPr>
        <w:rPr>
          <w:rFonts w:hint="default"/>
        </w:rPr>
      </w:lvl>
    </w:lvlOverride>
    <w:lvlOverride w:ilvl="1">
      <w:lvl w:ilvl="1" w:tplc="C1264978">
        <w:start w:val="1"/>
        <w:numFmt w:val="lowerLetter"/>
        <w:lvlText w:val="%2."/>
        <w:lvlJc w:val="left"/>
        <w:pPr>
          <w:ind w:left="1440" w:hanging="360"/>
        </w:pPr>
      </w:lvl>
    </w:lvlOverride>
    <w:lvlOverride w:ilvl="2">
      <w:lvl w:ilvl="2" w:tplc="0C07001B" w:tentative="1">
        <w:start w:val="1"/>
        <w:numFmt w:val="lowerRoman"/>
        <w:lvlText w:val="%3."/>
        <w:lvlJc w:val="right"/>
        <w:pPr>
          <w:ind w:left="2160" w:hanging="180"/>
        </w:pPr>
      </w:lvl>
    </w:lvlOverride>
    <w:lvlOverride w:ilvl="3">
      <w:lvl w:ilvl="3" w:tplc="0C07000F" w:tentative="1">
        <w:start w:val="1"/>
        <w:numFmt w:val="decimal"/>
        <w:lvlText w:val="%4."/>
        <w:lvlJc w:val="left"/>
        <w:pPr>
          <w:ind w:left="2880" w:hanging="360"/>
        </w:pPr>
      </w:lvl>
    </w:lvlOverride>
    <w:lvlOverride w:ilvl="4">
      <w:lvl w:ilvl="4" w:tplc="0C070019" w:tentative="1">
        <w:start w:val="1"/>
        <w:numFmt w:val="lowerLetter"/>
        <w:lvlText w:val="%5."/>
        <w:lvlJc w:val="left"/>
        <w:pPr>
          <w:ind w:left="3600" w:hanging="360"/>
        </w:pPr>
      </w:lvl>
    </w:lvlOverride>
    <w:lvlOverride w:ilvl="5">
      <w:lvl w:ilvl="5" w:tplc="0C07001B" w:tentative="1">
        <w:start w:val="1"/>
        <w:numFmt w:val="lowerRoman"/>
        <w:lvlText w:val="%6."/>
        <w:lvlJc w:val="right"/>
        <w:pPr>
          <w:ind w:left="4320" w:hanging="180"/>
        </w:pPr>
      </w:lvl>
    </w:lvlOverride>
    <w:lvlOverride w:ilvl="6">
      <w:lvl w:ilvl="6" w:tplc="0C07000F" w:tentative="1">
        <w:start w:val="1"/>
        <w:numFmt w:val="decimal"/>
        <w:lvlText w:val="%7."/>
        <w:lvlJc w:val="left"/>
        <w:pPr>
          <w:ind w:left="5040" w:hanging="360"/>
        </w:pPr>
      </w:lvl>
    </w:lvlOverride>
    <w:lvlOverride w:ilvl="7">
      <w:lvl w:ilvl="7" w:tplc="0C070019" w:tentative="1">
        <w:start w:val="1"/>
        <w:numFmt w:val="lowerLetter"/>
        <w:lvlText w:val="%8."/>
        <w:lvlJc w:val="left"/>
        <w:pPr>
          <w:ind w:left="5760" w:hanging="360"/>
        </w:pPr>
      </w:lvl>
    </w:lvlOverride>
    <w:lvlOverride w:ilvl="8">
      <w:lvl w:ilvl="8" w:tplc="0C07001B" w:tentative="1">
        <w:start w:val="1"/>
        <w:numFmt w:val="lowerRoman"/>
        <w:lvlText w:val="%9."/>
        <w:lvlJc w:val="right"/>
        <w:pPr>
          <w:ind w:left="6480" w:hanging="180"/>
        </w:pPr>
      </w:lvl>
    </w:lvlOverride>
  </w:num>
  <w:num w:numId="66">
    <w:abstractNumId w:val="42"/>
  </w:num>
  <w:num w:numId="67">
    <w:abstractNumId w:val="21"/>
  </w:num>
  <w:num w:numId="68">
    <w:abstractNumId w:val="66"/>
  </w:num>
  <w:num w:numId="69">
    <w:abstractNumId w:val="54"/>
  </w:num>
  <w:numIdMacAtCleanup w:val="6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Flandorfer">
    <w15:presenceInfo w15:providerId="Windows Live" w15:userId="12e4a12d41ee1c33"/>
  </w15:person>
  <w15:person w15:author="Justin Wilkins">
    <w15:presenceInfo w15:providerId="None" w15:userId="Justin Wilk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AT" w:vendorID="64" w:dllVersion="131078" w:nlCheck="1" w:checkStyle="0"/>
  <w:activeWritingStyle w:appName="MSWord" w:lang="en-US" w:vendorID="64" w:dllVersion="131078" w:nlCheck="1" w:checkStyle="0"/>
  <w:activeWritingStyle w:appName="MSWord" w:lang="de-DE" w:vendorID="64" w:dllVersion="131078" w:nlCheck="1" w:checkStyle="0"/>
  <w:proofState w:spelling="clean" w:grammar="clean"/>
  <w:trackRevisio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2A6"/>
    <w:rsid w:val="0000008D"/>
    <w:rsid w:val="000017B5"/>
    <w:rsid w:val="0000510B"/>
    <w:rsid w:val="00010C44"/>
    <w:rsid w:val="0001113E"/>
    <w:rsid w:val="0001173A"/>
    <w:rsid w:val="000119F2"/>
    <w:rsid w:val="00012971"/>
    <w:rsid w:val="00013802"/>
    <w:rsid w:val="00014DBA"/>
    <w:rsid w:val="00023FA2"/>
    <w:rsid w:val="00024356"/>
    <w:rsid w:val="000251AF"/>
    <w:rsid w:val="0002582C"/>
    <w:rsid w:val="00026440"/>
    <w:rsid w:val="00026593"/>
    <w:rsid w:val="00026696"/>
    <w:rsid w:val="00026F8A"/>
    <w:rsid w:val="000273B5"/>
    <w:rsid w:val="000313E5"/>
    <w:rsid w:val="00032887"/>
    <w:rsid w:val="0003489E"/>
    <w:rsid w:val="00036822"/>
    <w:rsid w:val="00041884"/>
    <w:rsid w:val="00043074"/>
    <w:rsid w:val="00045098"/>
    <w:rsid w:val="00045616"/>
    <w:rsid w:val="000519EE"/>
    <w:rsid w:val="000525A3"/>
    <w:rsid w:val="00054244"/>
    <w:rsid w:val="00054E97"/>
    <w:rsid w:val="0006121D"/>
    <w:rsid w:val="00061637"/>
    <w:rsid w:val="000645EF"/>
    <w:rsid w:val="00065699"/>
    <w:rsid w:val="00066573"/>
    <w:rsid w:val="00066763"/>
    <w:rsid w:val="000673B4"/>
    <w:rsid w:val="00067670"/>
    <w:rsid w:val="0007123F"/>
    <w:rsid w:val="0007140A"/>
    <w:rsid w:val="000752F9"/>
    <w:rsid w:val="00075B50"/>
    <w:rsid w:val="00076188"/>
    <w:rsid w:val="00077A5F"/>
    <w:rsid w:val="00080F47"/>
    <w:rsid w:val="0008203E"/>
    <w:rsid w:val="0008521A"/>
    <w:rsid w:val="000857BA"/>
    <w:rsid w:val="000910B1"/>
    <w:rsid w:val="00091758"/>
    <w:rsid w:val="00091DFB"/>
    <w:rsid w:val="000925EC"/>
    <w:rsid w:val="00094DE9"/>
    <w:rsid w:val="00095AC1"/>
    <w:rsid w:val="00095E5C"/>
    <w:rsid w:val="000A30AF"/>
    <w:rsid w:val="000A3461"/>
    <w:rsid w:val="000A5197"/>
    <w:rsid w:val="000A6FCC"/>
    <w:rsid w:val="000B1063"/>
    <w:rsid w:val="000B5CBA"/>
    <w:rsid w:val="000C0881"/>
    <w:rsid w:val="000C1D53"/>
    <w:rsid w:val="000C1F57"/>
    <w:rsid w:val="000C2347"/>
    <w:rsid w:val="000C2840"/>
    <w:rsid w:val="000C293A"/>
    <w:rsid w:val="000C4647"/>
    <w:rsid w:val="000D0D9F"/>
    <w:rsid w:val="000D405F"/>
    <w:rsid w:val="000D59D4"/>
    <w:rsid w:val="000D7707"/>
    <w:rsid w:val="000E297D"/>
    <w:rsid w:val="000E42A6"/>
    <w:rsid w:val="000E4CEE"/>
    <w:rsid w:val="000E69EB"/>
    <w:rsid w:val="000E6AD2"/>
    <w:rsid w:val="000E7119"/>
    <w:rsid w:val="000E72CD"/>
    <w:rsid w:val="000F673D"/>
    <w:rsid w:val="000F72EF"/>
    <w:rsid w:val="000F7B34"/>
    <w:rsid w:val="00100855"/>
    <w:rsid w:val="00100F5C"/>
    <w:rsid w:val="0010144C"/>
    <w:rsid w:val="00103264"/>
    <w:rsid w:val="00106244"/>
    <w:rsid w:val="00106488"/>
    <w:rsid w:val="001072CE"/>
    <w:rsid w:val="00110CFB"/>
    <w:rsid w:val="00112533"/>
    <w:rsid w:val="001178C8"/>
    <w:rsid w:val="00124BEF"/>
    <w:rsid w:val="001260BD"/>
    <w:rsid w:val="0012678D"/>
    <w:rsid w:val="00130183"/>
    <w:rsid w:val="00131DA9"/>
    <w:rsid w:val="00133CB4"/>
    <w:rsid w:val="00140609"/>
    <w:rsid w:val="00145E99"/>
    <w:rsid w:val="001470E9"/>
    <w:rsid w:val="00147A16"/>
    <w:rsid w:val="00151663"/>
    <w:rsid w:val="00151FF5"/>
    <w:rsid w:val="00152279"/>
    <w:rsid w:val="00154C1B"/>
    <w:rsid w:val="0015525B"/>
    <w:rsid w:val="001610A0"/>
    <w:rsid w:val="00161BC3"/>
    <w:rsid w:val="001623B6"/>
    <w:rsid w:val="00162547"/>
    <w:rsid w:val="001640AE"/>
    <w:rsid w:val="00165802"/>
    <w:rsid w:val="001663A0"/>
    <w:rsid w:val="00167A56"/>
    <w:rsid w:val="00173B5A"/>
    <w:rsid w:val="00174F0A"/>
    <w:rsid w:val="00175C16"/>
    <w:rsid w:val="0017763D"/>
    <w:rsid w:val="00182A71"/>
    <w:rsid w:val="00183759"/>
    <w:rsid w:val="00186B32"/>
    <w:rsid w:val="00186BD5"/>
    <w:rsid w:val="00190451"/>
    <w:rsid w:val="00190825"/>
    <w:rsid w:val="00190FC3"/>
    <w:rsid w:val="001912DB"/>
    <w:rsid w:val="00193330"/>
    <w:rsid w:val="0019397F"/>
    <w:rsid w:val="00196008"/>
    <w:rsid w:val="001968ED"/>
    <w:rsid w:val="0019788B"/>
    <w:rsid w:val="001A44DC"/>
    <w:rsid w:val="001A48F0"/>
    <w:rsid w:val="001A5056"/>
    <w:rsid w:val="001A5A7F"/>
    <w:rsid w:val="001A5C36"/>
    <w:rsid w:val="001A66A4"/>
    <w:rsid w:val="001B0A13"/>
    <w:rsid w:val="001B0ED0"/>
    <w:rsid w:val="001B3A0D"/>
    <w:rsid w:val="001B4D26"/>
    <w:rsid w:val="001B795D"/>
    <w:rsid w:val="001C038A"/>
    <w:rsid w:val="001C0D6C"/>
    <w:rsid w:val="001C39C2"/>
    <w:rsid w:val="001C4620"/>
    <w:rsid w:val="001C52AD"/>
    <w:rsid w:val="001C76D4"/>
    <w:rsid w:val="001D1EB7"/>
    <w:rsid w:val="001D22FB"/>
    <w:rsid w:val="001D2A8E"/>
    <w:rsid w:val="001D35F0"/>
    <w:rsid w:val="001D52A9"/>
    <w:rsid w:val="001D52C7"/>
    <w:rsid w:val="001D5C29"/>
    <w:rsid w:val="001D7F46"/>
    <w:rsid w:val="001E0657"/>
    <w:rsid w:val="001E2F06"/>
    <w:rsid w:val="001E5A92"/>
    <w:rsid w:val="001E6435"/>
    <w:rsid w:val="001E7D00"/>
    <w:rsid w:val="001F037B"/>
    <w:rsid w:val="001F1FE6"/>
    <w:rsid w:val="001F28B2"/>
    <w:rsid w:val="001F3C2C"/>
    <w:rsid w:val="001F5231"/>
    <w:rsid w:val="001F68F8"/>
    <w:rsid w:val="001F79DA"/>
    <w:rsid w:val="00200C52"/>
    <w:rsid w:val="00200FED"/>
    <w:rsid w:val="0020104D"/>
    <w:rsid w:val="00201B81"/>
    <w:rsid w:val="002025C4"/>
    <w:rsid w:val="00202BCD"/>
    <w:rsid w:val="00202D3F"/>
    <w:rsid w:val="0020300E"/>
    <w:rsid w:val="00203F5C"/>
    <w:rsid w:val="002047C4"/>
    <w:rsid w:val="002118AE"/>
    <w:rsid w:val="00216B13"/>
    <w:rsid w:val="00225901"/>
    <w:rsid w:val="00226944"/>
    <w:rsid w:val="00226E91"/>
    <w:rsid w:val="00227B74"/>
    <w:rsid w:val="0023153D"/>
    <w:rsid w:val="00235928"/>
    <w:rsid w:val="00235A48"/>
    <w:rsid w:val="00235AF1"/>
    <w:rsid w:val="00237FD3"/>
    <w:rsid w:val="00241746"/>
    <w:rsid w:val="00241E79"/>
    <w:rsid w:val="002436FC"/>
    <w:rsid w:val="002444B9"/>
    <w:rsid w:val="00246F13"/>
    <w:rsid w:val="002511F4"/>
    <w:rsid w:val="00251362"/>
    <w:rsid w:val="00252FA2"/>
    <w:rsid w:val="002538DE"/>
    <w:rsid w:val="00253F12"/>
    <w:rsid w:val="0025730B"/>
    <w:rsid w:val="00257681"/>
    <w:rsid w:val="00261F14"/>
    <w:rsid w:val="00264D41"/>
    <w:rsid w:val="00266000"/>
    <w:rsid w:val="0026756B"/>
    <w:rsid w:val="00267FA7"/>
    <w:rsid w:val="00270100"/>
    <w:rsid w:val="00270AA8"/>
    <w:rsid w:val="00270CB3"/>
    <w:rsid w:val="00271077"/>
    <w:rsid w:val="00274E68"/>
    <w:rsid w:val="0027598A"/>
    <w:rsid w:val="00276BFA"/>
    <w:rsid w:val="00277F62"/>
    <w:rsid w:val="002811A2"/>
    <w:rsid w:val="002821DC"/>
    <w:rsid w:val="00282A5C"/>
    <w:rsid w:val="00284166"/>
    <w:rsid w:val="00286333"/>
    <w:rsid w:val="002879EF"/>
    <w:rsid w:val="00287E85"/>
    <w:rsid w:val="00291661"/>
    <w:rsid w:val="00291B15"/>
    <w:rsid w:val="00292C87"/>
    <w:rsid w:val="002933A8"/>
    <w:rsid w:val="00295120"/>
    <w:rsid w:val="00297CDB"/>
    <w:rsid w:val="002A12A1"/>
    <w:rsid w:val="002A322B"/>
    <w:rsid w:val="002A3809"/>
    <w:rsid w:val="002A5358"/>
    <w:rsid w:val="002A5F70"/>
    <w:rsid w:val="002B2173"/>
    <w:rsid w:val="002B24FB"/>
    <w:rsid w:val="002B2EF5"/>
    <w:rsid w:val="002B3F49"/>
    <w:rsid w:val="002B4764"/>
    <w:rsid w:val="002B47F9"/>
    <w:rsid w:val="002B64FD"/>
    <w:rsid w:val="002B71A3"/>
    <w:rsid w:val="002B7914"/>
    <w:rsid w:val="002C081E"/>
    <w:rsid w:val="002C1A0A"/>
    <w:rsid w:val="002C1C7F"/>
    <w:rsid w:val="002C2CC7"/>
    <w:rsid w:val="002C3ED2"/>
    <w:rsid w:val="002C5248"/>
    <w:rsid w:val="002C5742"/>
    <w:rsid w:val="002D1F61"/>
    <w:rsid w:val="002D2611"/>
    <w:rsid w:val="002D26BD"/>
    <w:rsid w:val="002D4225"/>
    <w:rsid w:val="002D5047"/>
    <w:rsid w:val="002D513F"/>
    <w:rsid w:val="002D551B"/>
    <w:rsid w:val="002E06A6"/>
    <w:rsid w:val="002E1775"/>
    <w:rsid w:val="002E3C7A"/>
    <w:rsid w:val="002E51C4"/>
    <w:rsid w:val="002E51D9"/>
    <w:rsid w:val="002E6232"/>
    <w:rsid w:val="002E7116"/>
    <w:rsid w:val="002E730C"/>
    <w:rsid w:val="002F1CB0"/>
    <w:rsid w:val="002F4B29"/>
    <w:rsid w:val="002F741A"/>
    <w:rsid w:val="0030039F"/>
    <w:rsid w:val="003018B4"/>
    <w:rsid w:val="00301CB9"/>
    <w:rsid w:val="00302969"/>
    <w:rsid w:val="003046C4"/>
    <w:rsid w:val="003053FB"/>
    <w:rsid w:val="00307E05"/>
    <w:rsid w:val="00310625"/>
    <w:rsid w:val="003153C9"/>
    <w:rsid w:val="00315519"/>
    <w:rsid w:val="003158AD"/>
    <w:rsid w:val="00315BDC"/>
    <w:rsid w:val="0031656E"/>
    <w:rsid w:val="00320C07"/>
    <w:rsid w:val="00321FB1"/>
    <w:rsid w:val="00322728"/>
    <w:rsid w:val="00322E7E"/>
    <w:rsid w:val="003307D0"/>
    <w:rsid w:val="00332310"/>
    <w:rsid w:val="00332F66"/>
    <w:rsid w:val="00335B24"/>
    <w:rsid w:val="00337B35"/>
    <w:rsid w:val="0034203F"/>
    <w:rsid w:val="0034213C"/>
    <w:rsid w:val="003437EF"/>
    <w:rsid w:val="00351C27"/>
    <w:rsid w:val="00353ED4"/>
    <w:rsid w:val="00356815"/>
    <w:rsid w:val="00356C42"/>
    <w:rsid w:val="00360AEE"/>
    <w:rsid w:val="00360F5B"/>
    <w:rsid w:val="003614AF"/>
    <w:rsid w:val="00367A2D"/>
    <w:rsid w:val="003717BC"/>
    <w:rsid w:val="00372AE5"/>
    <w:rsid w:val="00373081"/>
    <w:rsid w:val="00374410"/>
    <w:rsid w:val="00375810"/>
    <w:rsid w:val="00376F9C"/>
    <w:rsid w:val="00380533"/>
    <w:rsid w:val="00385024"/>
    <w:rsid w:val="003854C1"/>
    <w:rsid w:val="003862FE"/>
    <w:rsid w:val="003875B8"/>
    <w:rsid w:val="00391061"/>
    <w:rsid w:val="00391BCE"/>
    <w:rsid w:val="003933A9"/>
    <w:rsid w:val="00393756"/>
    <w:rsid w:val="00396503"/>
    <w:rsid w:val="003965B0"/>
    <w:rsid w:val="00396E2C"/>
    <w:rsid w:val="00396F5A"/>
    <w:rsid w:val="003A23B2"/>
    <w:rsid w:val="003A28EF"/>
    <w:rsid w:val="003A54FF"/>
    <w:rsid w:val="003A5B50"/>
    <w:rsid w:val="003A65A9"/>
    <w:rsid w:val="003A7BCE"/>
    <w:rsid w:val="003B2731"/>
    <w:rsid w:val="003B3C12"/>
    <w:rsid w:val="003B5B8E"/>
    <w:rsid w:val="003B619F"/>
    <w:rsid w:val="003B717E"/>
    <w:rsid w:val="003C1346"/>
    <w:rsid w:val="003C3764"/>
    <w:rsid w:val="003C3B9B"/>
    <w:rsid w:val="003C47FB"/>
    <w:rsid w:val="003C4B62"/>
    <w:rsid w:val="003C7EDA"/>
    <w:rsid w:val="003D2D3B"/>
    <w:rsid w:val="003D5095"/>
    <w:rsid w:val="003D5A0F"/>
    <w:rsid w:val="003D5AEF"/>
    <w:rsid w:val="003D5F9E"/>
    <w:rsid w:val="003D6DBF"/>
    <w:rsid w:val="003D6E52"/>
    <w:rsid w:val="003D6F3A"/>
    <w:rsid w:val="003E0D7D"/>
    <w:rsid w:val="003E11D9"/>
    <w:rsid w:val="003E2646"/>
    <w:rsid w:val="003E636C"/>
    <w:rsid w:val="003E68AA"/>
    <w:rsid w:val="003F03EC"/>
    <w:rsid w:val="003F0DBD"/>
    <w:rsid w:val="003F3159"/>
    <w:rsid w:val="003F5683"/>
    <w:rsid w:val="003F6D85"/>
    <w:rsid w:val="004001C9"/>
    <w:rsid w:val="00406CA3"/>
    <w:rsid w:val="004147DE"/>
    <w:rsid w:val="004155DB"/>
    <w:rsid w:val="00415CEF"/>
    <w:rsid w:val="00416575"/>
    <w:rsid w:val="004174D5"/>
    <w:rsid w:val="00417B71"/>
    <w:rsid w:val="00421460"/>
    <w:rsid w:val="00421F36"/>
    <w:rsid w:val="00426060"/>
    <w:rsid w:val="00432A75"/>
    <w:rsid w:val="00432BF1"/>
    <w:rsid w:val="0043320F"/>
    <w:rsid w:val="0043435C"/>
    <w:rsid w:val="0043469A"/>
    <w:rsid w:val="0043656C"/>
    <w:rsid w:val="00437965"/>
    <w:rsid w:val="00440935"/>
    <w:rsid w:val="00440E94"/>
    <w:rsid w:val="00441AED"/>
    <w:rsid w:val="0044318B"/>
    <w:rsid w:val="00450105"/>
    <w:rsid w:val="0045283D"/>
    <w:rsid w:val="0045308B"/>
    <w:rsid w:val="00453806"/>
    <w:rsid w:val="00453EE5"/>
    <w:rsid w:val="00453FFD"/>
    <w:rsid w:val="0045427F"/>
    <w:rsid w:val="004548F8"/>
    <w:rsid w:val="00454BFB"/>
    <w:rsid w:val="00457A6B"/>
    <w:rsid w:val="00462C34"/>
    <w:rsid w:val="004633DA"/>
    <w:rsid w:val="00465189"/>
    <w:rsid w:val="004656AF"/>
    <w:rsid w:val="00466127"/>
    <w:rsid w:val="0047410F"/>
    <w:rsid w:val="00474CB8"/>
    <w:rsid w:val="0047666C"/>
    <w:rsid w:val="00476F4C"/>
    <w:rsid w:val="00477A34"/>
    <w:rsid w:val="00477B9D"/>
    <w:rsid w:val="004814B8"/>
    <w:rsid w:val="00483D76"/>
    <w:rsid w:val="0048551E"/>
    <w:rsid w:val="00485D7D"/>
    <w:rsid w:val="004866A6"/>
    <w:rsid w:val="00487209"/>
    <w:rsid w:val="00487317"/>
    <w:rsid w:val="00490D26"/>
    <w:rsid w:val="004930E5"/>
    <w:rsid w:val="0049376B"/>
    <w:rsid w:val="00496B7A"/>
    <w:rsid w:val="004A1CB4"/>
    <w:rsid w:val="004A1DF2"/>
    <w:rsid w:val="004A63F2"/>
    <w:rsid w:val="004A6468"/>
    <w:rsid w:val="004A710E"/>
    <w:rsid w:val="004B0D1A"/>
    <w:rsid w:val="004B0E47"/>
    <w:rsid w:val="004B1208"/>
    <w:rsid w:val="004B1D0E"/>
    <w:rsid w:val="004B49CF"/>
    <w:rsid w:val="004B5C53"/>
    <w:rsid w:val="004B652D"/>
    <w:rsid w:val="004C1233"/>
    <w:rsid w:val="004C2350"/>
    <w:rsid w:val="004C273E"/>
    <w:rsid w:val="004C31D3"/>
    <w:rsid w:val="004C344E"/>
    <w:rsid w:val="004C3BD0"/>
    <w:rsid w:val="004C3D2E"/>
    <w:rsid w:val="004C41CA"/>
    <w:rsid w:val="004C594E"/>
    <w:rsid w:val="004C7792"/>
    <w:rsid w:val="004D1E8A"/>
    <w:rsid w:val="004D2872"/>
    <w:rsid w:val="004D3DCF"/>
    <w:rsid w:val="004D40D4"/>
    <w:rsid w:val="004D42F9"/>
    <w:rsid w:val="004D7EA0"/>
    <w:rsid w:val="004E0AA7"/>
    <w:rsid w:val="004E0F35"/>
    <w:rsid w:val="004E4E06"/>
    <w:rsid w:val="004E558C"/>
    <w:rsid w:val="004F0265"/>
    <w:rsid w:val="004F0BAF"/>
    <w:rsid w:val="004F1E41"/>
    <w:rsid w:val="004F2B8C"/>
    <w:rsid w:val="004F7A9E"/>
    <w:rsid w:val="00500A43"/>
    <w:rsid w:val="00503E0F"/>
    <w:rsid w:val="005050AE"/>
    <w:rsid w:val="00507437"/>
    <w:rsid w:val="0051402E"/>
    <w:rsid w:val="005143D8"/>
    <w:rsid w:val="00516D65"/>
    <w:rsid w:val="00520B77"/>
    <w:rsid w:val="00521201"/>
    <w:rsid w:val="0052167F"/>
    <w:rsid w:val="00522919"/>
    <w:rsid w:val="005263AD"/>
    <w:rsid w:val="00530756"/>
    <w:rsid w:val="00531840"/>
    <w:rsid w:val="00533728"/>
    <w:rsid w:val="00533BFE"/>
    <w:rsid w:val="00533ED5"/>
    <w:rsid w:val="00537B60"/>
    <w:rsid w:val="005406DD"/>
    <w:rsid w:val="00541C8B"/>
    <w:rsid w:val="0054310F"/>
    <w:rsid w:val="005506A1"/>
    <w:rsid w:val="00551206"/>
    <w:rsid w:val="005512B3"/>
    <w:rsid w:val="00552C14"/>
    <w:rsid w:val="00553BCF"/>
    <w:rsid w:val="00557801"/>
    <w:rsid w:val="0056051B"/>
    <w:rsid w:val="005612B9"/>
    <w:rsid w:val="00561D96"/>
    <w:rsid w:val="00562F80"/>
    <w:rsid w:val="00565EF9"/>
    <w:rsid w:val="00570B7E"/>
    <w:rsid w:val="00571AFF"/>
    <w:rsid w:val="00572B52"/>
    <w:rsid w:val="00572EBE"/>
    <w:rsid w:val="00573642"/>
    <w:rsid w:val="005752A2"/>
    <w:rsid w:val="00576E34"/>
    <w:rsid w:val="00577FC7"/>
    <w:rsid w:val="0058090A"/>
    <w:rsid w:val="00581A5E"/>
    <w:rsid w:val="005864C5"/>
    <w:rsid w:val="00587B0F"/>
    <w:rsid w:val="00595FDD"/>
    <w:rsid w:val="005A1335"/>
    <w:rsid w:val="005A184B"/>
    <w:rsid w:val="005A280B"/>
    <w:rsid w:val="005A2C03"/>
    <w:rsid w:val="005A3F78"/>
    <w:rsid w:val="005A43D5"/>
    <w:rsid w:val="005A77BD"/>
    <w:rsid w:val="005B1729"/>
    <w:rsid w:val="005B1AF4"/>
    <w:rsid w:val="005B1D47"/>
    <w:rsid w:val="005B2672"/>
    <w:rsid w:val="005B450F"/>
    <w:rsid w:val="005B503D"/>
    <w:rsid w:val="005B5A72"/>
    <w:rsid w:val="005B7FB8"/>
    <w:rsid w:val="005C099B"/>
    <w:rsid w:val="005C2593"/>
    <w:rsid w:val="005C31E2"/>
    <w:rsid w:val="005C4420"/>
    <w:rsid w:val="005C490F"/>
    <w:rsid w:val="005C5BE5"/>
    <w:rsid w:val="005C5F31"/>
    <w:rsid w:val="005D4856"/>
    <w:rsid w:val="005D6863"/>
    <w:rsid w:val="005D7A92"/>
    <w:rsid w:val="005E2477"/>
    <w:rsid w:val="005E4039"/>
    <w:rsid w:val="005E7EA9"/>
    <w:rsid w:val="005F0545"/>
    <w:rsid w:val="005F0B83"/>
    <w:rsid w:val="005F3771"/>
    <w:rsid w:val="005F547C"/>
    <w:rsid w:val="006040EA"/>
    <w:rsid w:val="00606D1E"/>
    <w:rsid w:val="00607401"/>
    <w:rsid w:val="0061155A"/>
    <w:rsid w:val="006137C0"/>
    <w:rsid w:val="00614042"/>
    <w:rsid w:val="0061606C"/>
    <w:rsid w:val="006175D8"/>
    <w:rsid w:val="0061783A"/>
    <w:rsid w:val="00617AC5"/>
    <w:rsid w:val="00617CBA"/>
    <w:rsid w:val="00617E2E"/>
    <w:rsid w:val="00621855"/>
    <w:rsid w:val="006222C1"/>
    <w:rsid w:val="0062430F"/>
    <w:rsid w:val="0062587E"/>
    <w:rsid w:val="00627807"/>
    <w:rsid w:val="00630974"/>
    <w:rsid w:val="006329FC"/>
    <w:rsid w:val="006370FE"/>
    <w:rsid w:val="0063760D"/>
    <w:rsid w:val="006409D0"/>
    <w:rsid w:val="0064240E"/>
    <w:rsid w:val="006438E9"/>
    <w:rsid w:val="0064443F"/>
    <w:rsid w:val="006449F0"/>
    <w:rsid w:val="00650D4A"/>
    <w:rsid w:val="00650E5B"/>
    <w:rsid w:val="0065442A"/>
    <w:rsid w:val="006554C8"/>
    <w:rsid w:val="006572F4"/>
    <w:rsid w:val="00666C4A"/>
    <w:rsid w:val="00667120"/>
    <w:rsid w:val="0067047E"/>
    <w:rsid w:val="00671904"/>
    <w:rsid w:val="00671C39"/>
    <w:rsid w:val="0067219D"/>
    <w:rsid w:val="00672A23"/>
    <w:rsid w:val="00673437"/>
    <w:rsid w:val="00674771"/>
    <w:rsid w:val="00674D6A"/>
    <w:rsid w:val="00680EDA"/>
    <w:rsid w:val="00681FFB"/>
    <w:rsid w:val="00682E9F"/>
    <w:rsid w:val="006833FE"/>
    <w:rsid w:val="0068472F"/>
    <w:rsid w:val="0068599D"/>
    <w:rsid w:val="00685BC2"/>
    <w:rsid w:val="006862D7"/>
    <w:rsid w:val="00687F21"/>
    <w:rsid w:val="0069166A"/>
    <w:rsid w:val="00697E57"/>
    <w:rsid w:val="006A1455"/>
    <w:rsid w:val="006A203D"/>
    <w:rsid w:val="006A2664"/>
    <w:rsid w:val="006A3604"/>
    <w:rsid w:val="006A4835"/>
    <w:rsid w:val="006A4D12"/>
    <w:rsid w:val="006A59B2"/>
    <w:rsid w:val="006A612C"/>
    <w:rsid w:val="006A7D1A"/>
    <w:rsid w:val="006B0D63"/>
    <w:rsid w:val="006B19DB"/>
    <w:rsid w:val="006B2113"/>
    <w:rsid w:val="006B4E8F"/>
    <w:rsid w:val="006B5434"/>
    <w:rsid w:val="006B735D"/>
    <w:rsid w:val="006C13C8"/>
    <w:rsid w:val="006C1798"/>
    <w:rsid w:val="006C2EDF"/>
    <w:rsid w:val="006C4317"/>
    <w:rsid w:val="006C4336"/>
    <w:rsid w:val="006C4A88"/>
    <w:rsid w:val="006C7028"/>
    <w:rsid w:val="006C7984"/>
    <w:rsid w:val="006D06AA"/>
    <w:rsid w:val="006D13C5"/>
    <w:rsid w:val="006D5144"/>
    <w:rsid w:val="006D740D"/>
    <w:rsid w:val="006D74CD"/>
    <w:rsid w:val="006D7F35"/>
    <w:rsid w:val="006E0C03"/>
    <w:rsid w:val="006E0C0A"/>
    <w:rsid w:val="006E76B3"/>
    <w:rsid w:val="006F0F80"/>
    <w:rsid w:val="006F119C"/>
    <w:rsid w:val="006F19BC"/>
    <w:rsid w:val="006F1FD3"/>
    <w:rsid w:val="006F2052"/>
    <w:rsid w:val="006F3EE9"/>
    <w:rsid w:val="006F4976"/>
    <w:rsid w:val="006F4A91"/>
    <w:rsid w:val="006F4D17"/>
    <w:rsid w:val="00702E7B"/>
    <w:rsid w:val="0070306F"/>
    <w:rsid w:val="00705649"/>
    <w:rsid w:val="0070658F"/>
    <w:rsid w:val="007121EC"/>
    <w:rsid w:val="007141E5"/>
    <w:rsid w:val="007151F9"/>
    <w:rsid w:val="00727E1A"/>
    <w:rsid w:val="00731160"/>
    <w:rsid w:val="00732363"/>
    <w:rsid w:val="007325C1"/>
    <w:rsid w:val="007338E5"/>
    <w:rsid w:val="00733C2B"/>
    <w:rsid w:val="00736D1F"/>
    <w:rsid w:val="00737ED7"/>
    <w:rsid w:val="00741901"/>
    <w:rsid w:val="00741CD3"/>
    <w:rsid w:val="00743DDA"/>
    <w:rsid w:val="00743E67"/>
    <w:rsid w:val="00743F88"/>
    <w:rsid w:val="00745534"/>
    <w:rsid w:val="00746017"/>
    <w:rsid w:val="007510D5"/>
    <w:rsid w:val="007512B7"/>
    <w:rsid w:val="0075401D"/>
    <w:rsid w:val="0075538B"/>
    <w:rsid w:val="00756421"/>
    <w:rsid w:val="007603DB"/>
    <w:rsid w:val="00760DAC"/>
    <w:rsid w:val="00761376"/>
    <w:rsid w:val="0076193E"/>
    <w:rsid w:val="00762873"/>
    <w:rsid w:val="007706EE"/>
    <w:rsid w:val="00772B32"/>
    <w:rsid w:val="00772FE1"/>
    <w:rsid w:val="00774031"/>
    <w:rsid w:val="007749AC"/>
    <w:rsid w:val="00774C00"/>
    <w:rsid w:val="00775B3F"/>
    <w:rsid w:val="00777E0C"/>
    <w:rsid w:val="0078263D"/>
    <w:rsid w:val="00790CD0"/>
    <w:rsid w:val="007917E9"/>
    <w:rsid w:val="00791839"/>
    <w:rsid w:val="00794050"/>
    <w:rsid w:val="00797492"/>
    <w:rsid w:val="007A007F"/>
    <w:rsid w:val="007A38FA"/>
    <w:rsid w:val="007A4B89"/>
    <w:rsid w:val="007A4BAF"/>
    <w:rsid w:val="007B0117"/>
    <w:rsid w:val="007B134B"/>
    <w:rsid w:val="007B1BF0"/>
    <w:rsid w:val="007B4087"/>
    <w:rsid w:val="007B53D7"/>
    <w:rsid w:val="007B7BC6"/>
    <w:rsid w:val="007C0EA0"/>
    <w:rsid w:val="007C2746"/>
    <w:rsid w:val="007C4450"/>
    <w:rsid w:val="007C5C1B"/>
    <w:rsid w:val="007D0D25"/>
    <w:rsid w:val="007D0E0C"/>
    <w:rsid w:val="007D2DD6"/>
    <w:rsid w:val="007D3A6C"/>
    <w:rsid w:val="007D4486"/>
    <w:rsid w:val="007D586A"/>
    <w:rsid w:val="007E3AFD"/>
    <w:rsid w:val="007E4869"/>
    <w:rsid w:val="007E72C9"/>
    <w:rsid w:val="007F0378"/>
    <w:rsid w:val="007F0583"/>
    <w:rsid w:val="007F13EE"/>
    <w:rsid w:val="007F317E"/>
    <w:rsid w:val="007F4319"/>
    <w:rsid w:val="007F7CA9"/>
    <w:rsid w:val="00801292"/>
    <w:rsid w:val="008025C2"/>
    <w:rsid w:val="00805B31"/>
    <w:rsid w:val="00805BBA"/>
    <w:rsid w:val="00806ECB"/>
    <w:rsid w:val="00806FE6"/>
    <w:rsid w:val="008123F3"/>
    <w:rsid w:val="00812FA8"/>
    <w:rsid w:val="00813465"/>
    <w:rsid w:val="0081526F"/>
    <w:rsid w:val="00815A2A"/>
    <w:rsid w:val="00815D0E"/>
    <w:rsid w:val="008214FE"/>
    <w:rsid w:val="008225D4"/>
    <w:rsid w:val="00823AA1"/>
    <w:rsid w:val="008258C3"/>
    <w:rsid w:val="008270CE"/>
    <w:rsid w:val="0083138B"/>
    <w:rsid w:val="0083261E"/>
    <w:rsid w:val="0083328B"/>
    <w:rsid w:val="00834686"/>
    <w:rsid w:val="00835E31"/>
    <w:rsid w:val="00840A08"/>
    <w:rsid w:val="00842025"/>
    <w:rsid w:val="00842750"/>
    <w:rsid w:val="008432B3"/>
    <w:rsid w:val="008461DD"/>
    <w:rsid w:val="00847F4B"/>
    <w:rsid w:val="008515AA"/>
    <w:rsid w:val="008563E9"/>
    <w:rsid w:val="008574B5"/>
    <w:rsid w:val="00857820"/>
    <w:rsid w:val="00860160"/>
    <w:rsid w:val="0086239C"/>
    <w:rsid w:val="00864E17"/>
    <w:rsid w:val="00866A44"/>
    <w:rsid w:val="00872B5E"/>
    <w:rsid w:val="0087341D"/>
    <w:rsid w:val="00874A6D"/>
    <w:rsid w:val="00874B1D"/>
    <w:rsid w:val="00874F14"/>
    <w:rsid w:val="00875259"/>
    <w:rsid w:val="00875569"/>
    <w:rsid w:val="00876708"/>
    <w:rsid w:val="008802A1"/>
    <w:rsid w:val="00881A5C"/>
    <w:rsid w:val="00886A4A"/>
    <w:rsid w:val="008911CA"/>
    <w:rsid w:val="0089140E"/>
    <w:rsid w:val="0089543E"/>
    <w:rsid w:val="008A1705"/>
    <w:rsid w:val="008A2AAA"/>
    <w:rsid w:val="008A4AF9"/>
    <w:rsid w:val="008A4FC6"/>
    <w:rsid w:val="008A59D5"/>
    <w:rsid w:val="008A68CC"/>
    <w:rsid w:val="008A727A"/>
    <w:rsid w:val="008B46C1"/>
    <w:rsid w:val="008B48E7"/>
    <w:rsid w:val="008C0405"/>
    <w:rsid w:val="008C2F8E"/>
    <w:rsid w:val="008C3FA8"/>
    <w:rsid w:val="008C4463"/>
    <w:rsid w:val="008C4831"/>
    <w:rsid w:val="008C4B59"/>
    <w:rsid w:val="008C5EF3"/>
    <w:rsid w:val="008D05DA"/>
    <w:rsid w:val="008D1A2D"/>
    <w:rsid w:val="008D1F87"/>
    <w:rsid w:val="008D2349"/>
    <w:rsid w:val="008D38E0"/>
    <w:rsid w:val="008D3CE4"/>
    <w:rsid w:val="008D5145"/>
    <w:rsid w:val="008D6FE9"/>
    <w:rsid w:val="008E188E"/>
    <w:rsid w:val="008E28FC"/>
    <w:rsid w:val="008E535C"/>
    <w:rsid w:val="008E598F"/>
    <w:rsid w:val="008E7E76"/>
    <w:rsid w:val="008F1795"/>
    <w:rsid w:val="008F2508"/>
    <w:rsid w:val="008F2C77"/>
    <w:rsid w:val="008F3775"/>
    <w:rsid w:val="008F6871"/>
    <w:rsid w:val="008F794B"/>
    <w:rsid w:val="00901649"/>
    <w:rsid w:val="009038B7"/>
    <w:rsid w:val="0090401C"/>
    <w:rsid w:val="00904AAC"/>
    <w:rsid w:val="0090523B"/>
    <w:rsid w:val="009067EA"/>
    <w:rsid w:val="00907AE3"/>
    <w:rsid w:val="009103DB"/>
    <w:rsid w:val="00913F65"/>
    <w:rsid w:val="009156E4"/>
    <w:rsid w:val="0092394E"/>
    <w:rsid w:val="0092591F"/>
    <w:rsid w:val="00925AA2"/>
    <w:rsid w:val="00933084"/>
    <w:rsid w:val="0093363A"/>
    <w:rsid w:val="00942F1F"/>
    <w:rsid w:val="00943438"/>
    <w:rsid w:val="00943B2D"/>
    <w:rsid w:val="0095019A"/>
    <w:rsid w:val="00950772"/>
    <w:rsid w:val="00951864"/>
    <w:rsid w:val="00953A49"/>
    <w:rsid w:val="009570F7"/>
    <w:rsid w:val="0096146D"/>
    <w:rsid w:val="009638A9"/>
    <w:rsid w:val="00964D9B"/>
    <w:rsid w:val="00964F8B"/>
    <w:rsid w:val="0096582B"/>
    <w:rsid w:val="00967607"/>
    <w:rsid w:val="0097187F"/>
    <w:rsid w:val="00971A58"/>
    <w:rsid w:val="009727C3"/>
    <w:rsid w:val="0097313F"/>
    <w:rsid w:val="00974571"/>
    <w:rsid w:val="00974745"/>
    <w:rsid w:val="0097509E"/>
    <w:rsid w:val="0097556D"/>
    <w:rsid w:val="00975AD8"/>
    <w:rsid w:val="00980D6F"/>
    <w:rsid w:val="00981FC7"/>
    <w:rsid w:val="00982B83"/>
    <w:rsid w:val="00983B0C"/>
    <w:rsid w:val="00984441"/>
    <w:rsid w:val="00984526"/>
    <w:rsid w:val="00985D76"/>
    <w:rsid w:val="00987CEB"/>
    <w:rsid w:val="009909EF"/>
    <w:rsid w:val="009918A4"/>
    <w:rsid w:val="0099228D"/>
    <w:rsid w:val="00992C02"/>
    <w:rsid w:val="00994936"/>
    <w:rsid w:val="00994B71"/>
    <w:rsid w:val="00995FBB"/>
    <w:rsid w:val="0099621A"/>
    <w:rsid w:val="00996483"/>
    <w:rsid w:val="009A05CD"/>
    <w:rsid w:val="009A2949"/>
    <w:rsid w:val="009A476F"/>
    <w:rsid w:val="009A4860"/>
    <w:rsid w:val="009A7958"/>
    <w:rsid w:val="009A7B94"/>
    <w:rsid w:val="009B002A"/>
    <w:rsid w:val="009B22AB"/>
    <w:rsid w:val="009B3A79"/>
    <w:rsid w:val="009B5B4C"/>
    <w:rsid w:val="009C0883"/>
    <w:rsid w:val="009C3653"/>
    <w:rsid w:val="009C3A74"/>
    <w:rsid w:val="009C58DF"/>
    <w:rsid w:val="009C68BE"/>
    <w:rsid w:val="009C7AFB"/>
    <w:rsid w:val="009D0994"/>
    <w:rsid w:val="009D13E2"/>
    <w:rsid w:val="009D17DF"/>
    <w:rsid w:val="009D20B2"/>
    <w:rsid w:val="009D24E4"/>
    <w:rsid w:val="009D2A16"/>
    <w:rsid w:val="009D49E0"/>
    <w:rsid w:val="009D5282"/>
    <w:rsid w:val="009D7D2B"/>
    <w:rsid w:val="009E0B2A"/>
    <w:rsid w:val="009E1F59"/>
    <w:rsid w:val="009E4438"/>
    <w:rsid w:val="009E60D5"/>
    <w:rsid w:val="009E62C1"/>
    <w:rsid w:val="009F42F1"/>
    <w:rsid w:val="009F4777"/>
    <w:rsid w:val="009F4A68"/>
    <w:rsid w:val="009F53E5"/>
    <w:rsid w:val="009F6739"/>
    <w:rsid w:val="009F7B96"/>
    <w:rsid w:val="00A0064E"/>
    <w:rsid w:val="00A02259"/>
    <w:rsid w:val="00A03208"/>
    <w:rsid w:val="00A03A35"/>
    <w:rsid w:val="00A10457"/>
    <w:rsid w:val="00A10679"/>
    <w:rsid w:val="00A127C6"/>
    <w:rsid w:val="00A20C13"/>
    <w:rsid w:val="00A21787"/>
    <w:rsid w:val="00A2381A"/>
    <w:rsid w:val="00A24791"/>
    <w:rsid w:val="00A25F3F"/>
    <w:rsid w:val="00A266D6"/>
    <w:rsid w:val="00A27FE5"/>
    <w:rsid w:val="00A31265"/>
    <w:rsid w:val="00A31D38"/>
    <w:rsid w:val="00A31F5B"/>
    <w:rsid w:val="00A3502A"/>
    <w:rsid w:val="00A35363"/>
    <w:rsid w:val="00A36887"/>
    <w:rsid w:val="00A371AA"/>
    <w:rsid w:val="00A37F87"/>
    <w:rsid w:val="00A429B0"/>
    <w:rsid w:val="00A42C37"/>
    <w:rsid w:val="00A43311"/>
    <w:rsid w:val="00A437BD"/>
    <w:rsid w:val="00A443BC"/>
    <w:rsid w:val="00A44BB8"/>
    <w:rsid w:val="00A44E66"/>
    <w:rsid w:val="00A45E16"/>
    <w:rsid w:val="00A46493"/>
    <w:rsid w:val="00A46D67"/>
    <w:rsid w:val="00A47AB2"/>
    <w:rsid w:val="00A505AE"/>
    <w:rsid w:val="00A51D6E"/>
    <w:rsid w:val="00A51F00"/>
    <w:rsid w:val="00A51F4E"/>
    <w:rsid w:val="00A547D8"/>
    <w:rsid w:val="00A5617F"/>
    <w:rsid w:val="00A5702D"/>
    <w:rsid w:val="00A619F2"/>
    <w:rsid w:val="00A62D59"/>
    <w:rsid w:val="00A63F04"/>
    <w:rsid w:val="00A64308"/>
    <w:rsid w:val="00A643E1"/>
    <w:rsid w:val="00A72A70"/>
    <w:rsid w:val="00A737FE"/>
    <w:rsid w:val="00A746A9"/>
    <w:rsid w:val="00A7646D"/>
    <w:rsid w:val="00A76B02"/>
    <w:rsid w:val="00A81EE2"/>
    <w:rsid w:val="00A848BF"/>
    <w:rsid w:val="00A85A2B"/>
    <w:rsid w:val="00A90F22"/>
    <w:rsid w:val="00A924E9"/>
    <w:rsid w:val="00A93ADE"/>
    <w:rsid w:val="00A93BE1"/>
    <w:rsid w:val="00A940DC"/>
    <w:rsid w:val="00A9418D"/>
    <w:rsid w:val="00A95B9E"/>
    <w:rsid w:val="00A97824"/>
    <w:rsid w:val="00A97C58"/>
    <w:rsid w:val="00A97EB0"/>
    <w:rsid w:val="00AA4BD9"/>
    <w:rsid w:val="00AB143D"/>
    <w:rsid w:val="00AB2262"/>
    <w:rsid w:val="00AB4EC9"/>
    <w:rsid w:val="00AC0C54"/>
    <w:rsid w:val="00AC0E94"/>
    <w:rsid w:val="00AC1E6C"/>
    <w:rsid w:val="00AC2F97"/>
    <w:rsid w:val="00AC5688"/>
    <w:rsid w:val="00AC65AD"/>
    <w:rsid w:val="00AC6669"/>
    <w:rsid w:val="00AC6F6F"/>
    <w:rsid w:val="00AD15C1"/>
    <w:rsid w:val="00AD5A71"/>
    <w:rsid w:val="00AD7D03"/>
    <w:rsid w:val="00AE05AA"/>
    <w:rsid w:val="00AE13C0"/>
    <w:rsid w:val="00AE18D3"/>
    <w:rsid w:val="00AE2F82"/>
    <w:rsid w:val="00AE3345"/>
    <w:rsid w:val="00AE3E42"/>
    <w:rsid w:val="00AE43D6"/>
    <w:rsid w:val="00AE4AFF"/>
    <w:rsid w:val="00AE572A"/>
    <w:rsid w:val="00AE5809"/>
    <w:rsid w:val="00AF2EAB"/>
    <w:rsid w:val="00AF2EE5"/>
    <w:rsid w:val="00AF3AC3"/>
    <w:rsid w:val="00B003AB"/>
    <w:rsid w:val="00B01597"/>
    <w:rsid w:val="00B0191D"/>
    <w:rsid w:val="00B03BD6"/>
    <w:rsid w:val="00B07776"/>
    <w:rsid w:val="00B10079"/>
    <w:rsid w:val="00B10E82"/>
    <w:rsid w:val="00B1121B"/>
    <w:rsid w:val="00B12BBB"/>
    <w:rsid w:val="00B13746"/>
    <w:rsid w:val="00B1439A"/>
    <w:rsid w:val="00B15CE2"/>
    <w:rsid w:val="00B15FA9"/>
    <w:rsid w:val="00B160D5"/>
    <w:rsid w:val="00B22D86"/>
    <w:rsid w:val="00B24D01"/>
    <w:rsid w:val="00B253AC"/>
    <w:rsid w:val="00B31AF4"/>
    <w:rsid w:val="00B35862"/>
    <w:rsid w:val="00B35BB6"/>
    <w:rsid w:val="00B368E2"/>
    <w:rsid w:val="00B36A3B"/>
    <w:rsid w:val="00B428C5"/>
    <w:rsid w:val="00B44C7C"/>
    <w:rsid w:val="00B44D6D"/>
    <w:rsid w:val="00B455BA"/>
    <w:rsid w:val="00B45DE1"/>
    <w:rsid w:val="00B46424"/>
    <w:rsid w:val="00B47875"/>
    <w:rsid w:val="00B51C76"/>
    <w:rsid w:val="00B52ABD"/>
    <w:rsid w:val="00B53181"/>
    <w:rsid w:val="00B56402"/>
    <w:rsid w:val="00B579B4"/>
    <w:rsid w:val="00B6054D"/>
    <w:rsid w:val="00B61269"/>
    <w:rsid w:val="00B6227C"/>
    <w:rsid w:val="00B62E12"/>
    <w:rsid w:val="00B645E5"/>
    <w:rsid w:val="00B70CD6"/>
    <w:rsid w:val="00B71581"/>
    <w:rsid w:val="00B72350"/>
    <w:rsid w:val="00B73B6E"/>
    <w:rsid w:val="00B73FCE"/>
    <w:rsid w:val="00B749A7"/>
    <w:rsid w:val="00B7538C"/>
    <w:rsid w:val="00B76B44"/>
    <w:rsid w:val="00B81EAD"/>
    <w:rsid w:val="00B82A49"/>
    <w:rsid w:val="00B82D8A"/>
    <w:rsid w:val="00B85F52"/>
    <w:rsid w:val="00B86A2F"/>
    <w:rsid w:val="00B9045A"/>
    <w:rsid w:val="00B91A05"/>
    <w:rsid w:val="00B947D4"/>
    <w:rsid w:val="00BA005C"/>
    <w:rsid w:val="00BA00EC"/>
    <w:rsid w:val="00BA6954"/>
    <w:rsid w:val="00BB045A"/>
    <w:rsid w:val="00BB0D4C"/>
    <w:rsid w:val="00BB0D4D"/>
    <w:rsid w:val="00BB2C93"/>
    <w:rsid w:val="00BB41D9"/>
    <w:rsid w:val="00BB7504"/>
    <w:rsid w:val="00BB7DD7"/>
    <w:rsid w:val="00BC1D24"/>
    <w:rsid w:val="00BC67E0"/>
    <w:rsid w:val="00BD2BD4"/>
    <w:rsid w:val="00BE0AC2"/>
    <w:rsid w:val="00BE0D3B"/>
    <w:rsid w:val="00BE149C"/>
    <w:rsid w:val="00BE1BA8"/>
    <w:rsid w:val="00BE3807"/>
    <w:rsid w:val="00BE616E"/>
    <w:rsid w:val="00BF0269"/>
    <w:rsid w:val="00BF04A4"/>
    <w:rsid w:val="00BF1F9F"/>
    <w:rsid w:val="00BF301B"/>
    <w:rsid w:val="00BF48D5"/>
    <w:rsid w:val="00BF719D"/>
    <w:rsid w:val="00C001FA"/>
    <w:rsid w:val="00C00DA3"/>
    <w:rsid w:val="00C04841"/>
    <w:rsid w:val="00C05540"/>
    <w:rsid w:val="00C05AB2"/>
    <w:rsid w:val="00C067A3"/>
    <w:rsid w:val="00C11290"/>
    <w:rsid w:val="00C129A3"/>
    <w:rsid w:val="00C14E0F"/>
    <w:rsid w:val="00C152D5"/>
    <w:rsid w:val="00C157BC"/>
    <w:rsid w:val="00C169D6"/>
    <w:rsid w:val="00C17F52"/>
    <w:rsid w:val="00C20E81"/>
    <w:rsid w:val="00C25E10"/>
    <w:rsid w:val="00C26422"/>
    <w:rsid w:val="00C274C7"/>
    <w:rsid w:val="00C30273"/>
    <w:rsid w:val="00C30369"/>
    <w:rsid w:val="00C35C00"/>
    <w:rsid w:val="00C35E99"/>
    <w:rsid w:val="00C36E99"/>
    <w:rsid w:val="00C3728C"/>
    <w:rsid w:val="00C3797A"/>
    <w:rsid w:val="00C40F1D"/>
    <w:rsid w:val="00C40F83"/>
    <w:rsid w:val="00C44A85"/>
    <w:rsid w:val="00C46127"/>
    <w:rsid w:val="00C46BA2"/>
    <w:rsid w:val="00C46CC5"/>
    <w:rsid w:val="00C5443D"/>
    <w:rsid w:val="00C55EA4"/>
    <w:rsid w:val="00C56B62"/>
    <w:rsid w:val="00C604A6"/>
    <w:rsid w:val="00C618F0"/>
    <w:rsid w:val="00C62A3E"/>
    <w:rsid w:val="00C63A9A"/>
    <w:rsid w:val="00C63AC0"/>
    <w:rsid w:val="00C6589C"/>
    <w:rsid w:val="00C6595A"/>
    <w:rsid w:val="00C65FD1"/>
    <w:rsid w:val="00C66247"/>
    <w:rsid w:val="00C673A4"/>
    <w:rsid w:val="00C70732"/>
    <w:rsid w:val="00C7126F"/>
    <w:rsid w:val="00C713F0"/>
    <w:rsid w:val="00C71755"/>
    <w:rsid w:val="00C73624"/>
    <w:rsid w:val="00C80A18"/>
    <w:rsid w:val="00C8182E"/>
    <w:rsid w:val="00C83CC5"/>
    <w:rsid w:val="00C86967"/>
    <w:rsid w:val="00C86E8E"/>
    <w:rsid w:val="00C87BFC"/>
    <w:rsid w:val="00C93645"/>
    <w:rsid w:val="00C94291"/>
    <w:rsid w:val="00C9650D"/>
    <w:rsid w:val="00C96975"/>
    <w:rsid w:val="00C96FBC"/>
    <w:rsid w:val="00CA2869"/>
    <w:rsid w:val="00CA290D"/>
    <w:rsid w:val="00CA4AA6"/>
    <w:rsid w:val="00CB576A"/>
    <w:rsid w:val="00CB608F"/>
    <w:rsid w:val="00CC2245"/>
    <w:rsid w:val="00CC42A0"/>
    <w:rsid w:val="00CC47E1"/>
    <w:rsid w:val="00CC6C4B"/>
    <w:rsid w:val="00CC6DAC"/>
    <w:rsid w:val="00CD03AA"/>
    <w:rsid w:val="00CD334E"/>
    <w:rsid w:val="00CD371C"/>
    <w:rsid w:val="00CD3953"/>
    <w:rsid w:val="00CD4034"/>
    <w:rsid w:val="00CE12BA"/>
    <w:rsid w:val="00CE3297"/>
    <w:rsid w:val="00CE6339"/>
    <w:rsid w:val="00CE7BB1"/>
    <w:rsid w:val="00CF3D96"/>
    <w:rsid w:val="00CF4D85"/>
    <w:rsid w:val="00CF5883"/>
    <w:rsid w:val="00CF6550"/>
    <w:rsid w:val="00CF7744"/>
    <w:rsid w:val="00D01F4E"/>
    <w:rsid w:val="00D040AB"/>
    <w:rsid w:val="00D0529A"/>
    <w:rsid w:val="00D052E5"/>
    <w:rsid w:val="00D0538E"/>
    <w:rsid w:val="00D05662"/>
    <w:rsid w:val="00D0590C"/>
    <w:rsid w:val="00D1629E"/>
    <w:rsid w:val="00D16A16"/>
    <w:rsid w:val="00D17C5A"/>
    <w:rsid w:val="00D225E9"/>
    <w:rsid w:val="00D22938"/>
    <w:rsid w:val="00D23010"/>
    <w:rsid w:val="00D27E69"/>
    <w:rsid w:val="00D324F9"/>
    <w:rsid w:val="00D32656"/>
    <w:rsid w:val="00D35893"/>
    <w:rsid w:val="00D367CF"/>
    <w:rsid w:val="00D40B2A"/>
    <w:rsid w:val="00D413BD"/>
    <w:rsid w:val="00D42DE0"/>
    <w:rsid w:val="00D45392"/>
    <w:rsid w:val="00D463E6"/>
    <w:rsid w:val="00D46C1F"/>
    <w:rsid w:val="00D52B04"/>
    <w:rsid w:val="00D53432"/>
    <w:rsid w:val="00D542D4"/>
    <w:rsid w:val="00D5454E"/>
    <w:rsid w:val="00D565B5"/>
    <w:rsid w:val="00D56F55"/>
    <w:rsid w:val="00D576C1"/>
    <w:rsid w:val="00D57F4E"/>
    <w:rsid w:val="00D60F90"/>
    <w:rsid w:val="00D61119"/>
    <w:rsid w:val="00D62949"/>
    <w:rsid w:val="00D63D27"/>
    <w:rsid w:val="00D671E9"/>
    <w:rsid w:val="00D70B15"/>
    <w:rsid w:val="00D70CB2"/>
    <w:rsid w:val="00D719F7"/>
    <w:rsid w:val="00D72D2A"/>
    <w:rsid w:val="00D75ECE"/>
    <w:rsid w:val="00D840CA"/>
    <w:rsid w:val="00D86EC1"/>
    <w:rsid w:val="00D878F2"/>
    <w:rsid w:val="00D928DD"/>
    <w:rsid w:val="00D943CC"/>
    <w:rsid w:val="00D94A81"/>
    <w:rsid w:val="00D96F53"/>
    <w:rsid w:val="00DA012A"/>
    <w:rsid w:val="00DA1693"/>
    <w:rsid w:val="00DA185E"/>
    <w:rsid w:val="00DA3A36"/>
    <w:rsid w:val="00DA5801"/>
    <w:rsid w:val="00DA5F33"/>
    <w:rsid w:val="00DA6A38"/>
    <w:rsid w:val="00DB1C92"/>
    <w:rsid w:val="00DB2267"/>
    <w:rsid w:val="00DB2329"/>
    <w:rsid w:val="00DB3113"/>
    <w:rsid w:val="00DB4292"/>
    <w:rsid w:val="00DB497F"/>
    <w:rsid w:val="00DC169B"/>
    <w:rsid w:val="00DC1A30"/>
    <w:rsid w:val="00DC5254"/>
    <w:rsid w:val="00DC7ED8"/>
    <w:rsid w:val="00DD271C"/>
    <w:rsid w:val="00DD467C"/>
    <w:rsid w:val="00DD5CE5"/>
    <w:rsid w:val="00DD74DD"/>
    <w:rsid w:val="00DD7979"/>
    <w:rsid w:val="00DD7F29"/>
    <w:rsid w:val="00DE3150"/>
    <w:rsid w:val="00DE44AB"/>
    <w:rsid w:val="00DE688C"/>
    <w:rsid w:val="00DE7EF0"/>
    <w:rsid w:val="00DF1C46"/>
    <w:rsid w:val="00DF582B"/>
    <w:rsid w:val="00E01B60"/>
    <w:rsid w:val="00E01E45"/>
    <w:rsid w:val="00E03811"/>
    <w:rsid w:val="00E04D9C"/>
    <w:rsid w:val="00E07F23"/>
    <w:rsid w:val="00E106EE"/>
    <w:rsid w:val="00E10F49"/>
    <w:rsid w:val="00E1298E"/>
    <w:rsid w:val="00E12A1D"/>
    <w:rsid w:val="00E12A39"/>
    <w:rsid w:val="00E2038D"/>
    <w:rsid w:val="00E240FC"/>
    <w:rsid w:val="00E2498D"/>
    <w:rsid w:val="00E255C4"/>
    <w:rsid w:val="00E268A8"/>
    <w:rsid w:val="00E30882"/>
    <w:rsid w:val="00E34549"/>
    <w:rsid w:val="00E34D03"/>
    <w:rsid w:val="00E36FB5"/>
    <w:rsid w:val="00E370ED"/>
    <w:rsid w:val="00E40E1A"/>
    <w:rsid w:val="00E42417"/>
    <w:rsid w:val="00E43192"/>
    <w:rsid w:val="00E43B8B"/>
    <w:rsid w:val="00E43F69"/>
    <w:rsid w:val="00E47532"/>
    <w:rsid w:val="00E51116"/>
    <w:rsid w:val="00E51E1D"/>
    <w:rsid w:val="00E54517"/>
    <w:rsid w:val="00E56FD8"/>
    <w:rsid w:val="00E571A4"/>
    <w:rsid w:val="00E60485"/>
    <w:rsid w:val="00E609A1"/>
    <w:rsid w:val="00E67CA3"/>
    <w:rsid w:val="00E73393"/>
    <w:rsid w:val="00E73C50"/>
    <w:rsid w:val="00E74B42"/>
    <w:rsid w:val="00E75526"/>
    <w:rsid w:val="00E80E37"/>
    <w:rsid w:val="00E81202"/>
    <w:rsid w:val="00E83C42"/>
    <w:rsid w:val="00E83F9F"/>
    <w:rsid w:val="00E84EA2"/>
    <w:rsid w:val="00E8715C"/>
    <w:rsid w:val="00E878B2"/>
    <w:rsid w:val="00E96DC0"/>
    <w:rsid w:val="00EA00C1"/>
    <w:rsid w:val="00EA113C"/>
    <w:rsid w:val="00EA2BA3"/>
    <w:rsid w:val="00EA3B7C"/>
    <w:rsid w:val="00EA63E6"/>
    <w:rsid w:val="00EA672A"/>
    <w:rsid w:val="00EB0449"/>
    <w:rsid w:val="00EB144A"/>
    <w:rsid w:val="00EB1AF3"/>
    <w:rsid w:val="00EB2DC8"/>
    <w:rsid w:val="00EB4EB3"/>
    <w:rsid w:val="00EB6D96"/>
    <w:rsid w:val="00EC0842"/>
    <w:rsid w:val="00EC2953"/>
    <w:rsid w:val="00EC61DD"/>
    <w:rsid w:val="00ED1C0F"/>
    <w:rsid w:val="00ED255A"/>
    <w:rsid w:val="00ED312A"/>
    <w:rsid w:val="00ED4432"/>
    <w:rsid w:val="00ED4A01"/>
    <w:rsid w:val="00ED622E"/>
    <w:rsid w:val="00ED7009"/>
    <w:rsid w:val="00EE1ACE"/>
    <w:rsid w:val="00EE23B0"/>
    <w:rsid w:val="00EE2959"/>
    <w:rsid w:val="00EE4D84"/>
    <w:rsid w:val="00EE5DE3"/>
    <w:rsid w:val="00EE6367"/>
    <w:rsid w:val="00EE7ECF"/>
    <w:rsid w:val="00EF1325"/>
    <w:rsid w:val="00EF27E5"/>
    <w:rsid w:val="00EF30C4"/>
    <w:rsid w:val="00EF4B36"/>
    <w:rsid w:val="00F00A88"/>
    <w:rsid w:val="00F040DA"/>
    <w:rsid w:val="00F05F74"/>
    <w:rsid w:val="00F06830"/>
    <w:rsid w:val="00F06C88"/>
    <w:rsid w:val="00F0710A"/>
    <w:rsid w:val="00F11C96"/>
    <w:rsid w:val="00F129D4"/>
    <w:rsid w:val="00F13ABA"/>
    <w:rsid w:val="00F14098"/>
    <w:rsid w:val="00F143FD"/>
    <w:rsid w:val="00F15984"/>
    <w:rsid w:val="00F15CC7"/>
    <w:rsid w:val="00F16C6C"/>
    <w:rsid w:val="00F259D3"/>
    <w:rsid w:val="00F27CC9"/>
    <w:rsid w:val="00F34F23"/>
    <w:rsid w:val="00F3659E"/>
    <w:rsid w:val="00F43405"/>
    <w:rsid w:val="00F43795"/>
    <w:rsid w:val="00F4428C"/>
    <w:rsid w:val="00F52BDD"/>
    <w:rsid w:val="00F54E5C"/>
    <w:rsid w:val="00F57747"/>
    <w:rsid w:val="00F60AFB"/>
    <w:rsid w:val="00F610C5"/>
    <w:rsid w:val="00F61516"/>
    <w:rsid w:val="00F61CED"/>
    <w:rsid w:val="00F628D2"/>
    <w:rsid w:val="00F62B33"/>
    <w:rsid w:val="00F6327B"/>
    <w:rsid w:val="00F64C9A"/>
    <w:rsid w:val="00F65763"/>
    <w:rsid w:val="00F7120C"/>
    <w:rsid w:val="00F7142A"/>
    <w:rsid w:val="00F71B44"/>
    <w:rsid w:val="00F75351"/>
    <w:rsid w:val="00F753A8"/>
    <w:rsid w:val="00F8108F"/>
    <w:rsid w:val="00F836C6"/>
    <w:rsid w:val="00F86BCC"/>
    <w:rsid w:val="00F90353"/>
    <w:rsid w:val="00F91752"/>
    <w:rsid w:val="00F917E8"/>
    <w:rsid w:val="00F91B29"/>
    <w:rsid w:val="00F91DB0"/>
    <w:rsid w:val="00F9586F"/>
    <w:rsid w:val="00F97483"/>
    <w:rsid w:val="00FA0AA3"/>
    <w:rsid w:val="00FA1018"/>
    <w:rsid w:val="00FA1092"/>
    <w:rsid w:val="00FA3E23"/>
    <w:rsid w:val="00FA4BB4"/>
    <w:rsid w:val="00FA54FF"/>
    <w:rsid w:val="00FA6AFD"/>
    <w:rsid w:val="00FA77F2"/>
    <w:rsid w:val="00FB2C1B"/>
    <w:rsid w:val="00FB4949"/>
    <w:rsid w:val="00FC16FC"/>
    <w:rsid w:val="00FD00C4"/>
    <w:rsid w:val="00FD1D59"/>
    <w:rsid w:val="00FD254C"/>
    <w:rsid w:val="00FD26A2"/>
    <w:rsid w:val="00FD2E7B"/>
    <w:rsid w:val="00FD3234"/>
    <w:rsid w:val="00FD37DF"/>
    <w:rsid w:val="00FD476C"/>
    <w:rsid w:val="00FD48BD"/>
    <w:rsid w:val="00FD7F31"/>
    <w:rsid w:val="00FE6E9F"/>
    <w:rsid w:val="00FE723A"/>
    <w:rsid w:val="00FE72C1"/>
    <w:rsid w:val="00FF0163"/>
    <w:rsid w:val="00FF4767"/>
    <w:rsid w:val="00FF477B"/>
    <w:rsid w:val="00FF4C65"/>
    <w:rsid w:val="00FF4CB9"/>
    <w:rsid w:val="00FF66A9"/>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33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zh-CN"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0117"/>
    <w:pPr>
      <w:spacing w:after="120"/>
      <w:jc w:val="both"/>
    </w:pPr>
    <w:rPr>
      <w:iCs/>
      <w:sz w:val="20"/>
      <w:szCs w:val="20"/>
      <w:lang w:val="en-US"/>
    </w:rPr>
  </w:style>
  <w:style w:type="paragraph" w:styleId="berschrift1">
    <w:name w:val="heading 1"/>
    <w:basedOn w:val="Standard"/>
    <w:next w:val="Standard"/>
    <w:link w:val="berschrift1Zchn"/>
    <w:uiPriority w:val="9"/>
    <w:qFormat/>
    <w:rsid w:val="00F628D2"/>
    <w:pPr>
      <w:pBdr>
        <w:top w:val="single" w:sz="8" w:space="0" w:color="297FD5" w:themeColor="accent2"/>
        <w:left w:val="single" w:sz="8" w:space="0" w:color="297FD5" w:themeColor="accent2"/>
        <w:bottom w:val="single" w:sz="8" w:space="0" w:color="297FD5" w:themeColor="accent2"/>
        <w:right w:val="single" w:sz="8" w:space="0" w:color="297FD5" w:themeColor="accent2"/>
      </w:pBdr>
      <w:shd w:val="clear" w:color="auto" w:fill="D3E5F6" w:themeFill="accent2" w:themeFillTint="33"/>
      <w:spacing w:before="480" w:after="100" w:line="269" w:lineRule="auto"/>
      <w:contextualSpacing/>
      <w:outlineLvl w:val="0"/>
    </w:pPr>
    <w:rPr>
      <w:rFonts w:asciiTheme="majorHAnsi" w:eastAsiaTheme="majorEastAsia" w:hAnsiTheme="majorHAnsi" w:cstheme="majorBidi"/>
      <w:b/>
      <w:bCs/>
      <w:color w:val="143E69" w:themeColor="accent2" w:themeShade="7F"/>
      <w:sz w:val="22"/>
      <w:szCs w:val="22"/>
    </w:rPr>
  </w:style>
  <w:style w:type="paragraph" w:styleId="berschrift2">
    <w:name w:val="heading 2"/>
    <w:basedOn w:val="Standard"/>
    <w:next w:val="Standard"/>
    <w:link w:val="berschrift2Zchn"/>
    <w:uiPriority w:val="9"/>
    <w:unhideWhenUsed/>
    <w:qFormat/>
    <w:rsid w:val="00F628D2"/>
    <w:pPr>
      <w:pBdr>
        <w:top w:val="single" w:sz="4" w:space="0" w:color="297FD5" w:themeColor="accent2"/>
        <w:left w:val="single" w:sz="48" w:space="2" w:color="297FD5" w:themeColor="accent2"/>
        <w:bottom w:val="single" w:sz="4" w:space="0" w:color="297FD5" w:themeColor="accent2"/>
        <w:right w:val="single" w:sz="4" w:space="4" w:color="297FD5" w:themeColor="accent2"/>
      </w:pBdr>
      <w:spacing w:before="200" w:after="100" w:line="269" w:lineRule="auto"/>
      <w:ind w:left="144"/>
      <w:contextualSpacing/>
      <w:outlineLvl w:val="1"/>
    </w:pPr>
    <w:rPr>
      <w:rFonts w:asciiTheme="majorHAnsi" w:eastAsiaTheme="majorEastAsia" w:hAnsiTheme="majorHAnsi" w:cstheme="majorBidi"/>
      <w:b/>
      <w:bCs/>
      <w:color w:val="1E5E9F" w:themeColor="accent2" w:themeShade="BF"/>
      <w:sz w:val="22"/>
      <w:szCs w:val="22"/>
    </w:rPr>
  </w:style>
  <w:style w:type="paragraph" w:styleId="berschrift3">
    <w:name w:val="heading 3"/>
    <w:basedOn w:val="Standard"/>
    <w:next w:val="Standard"/>
    <w:link w:val="berschrift3Zchn"/>
    <w:uiPriority w:val="9"/>
    <w:unhideWhenUsed/>
    <w:qFormat/>
    <w:rsid w:val="00F628D2"/>
    <w:pPr>
      <w:pBdr>
        <w:left w:val="single" w:sz="48" w:space="2" w:color="297FD5" w:themeColor="accent2"/>
        <w:bottom w:val="single" w:sz="4" w:space="0" w:color="297FD5" w:themeColor="accent2"/>
      </w:pBdr>
      <w:spacing w:before="200" w:after="100" w:line="240" w:lineRule="auto"/>
      <w:ind w:left="144"/>
      <w:contextualSpacing/>
      <w:outlineLvl w:val="2"/>
    </w:pPr>
    <w:rPr>
      <w:rFonts w:asciiTheme="majorHAnsi" w:eastAsiaTheme="majorEastAsia" w:hAnsiTheme="majorHAnsi" w:cstheme="majorBidi"/>
      <w:b/>
      <w:bCs/>
      <w:color w:val="1E5E9F" w:themeColor="accent2" w:themeShade="BF"/>
      <w:sz w:val="22"/>
      <w:szCs w:val="22"/>
    </w:rPr>
  </w:style>
  <w:style w:type="paragraph" w:styleId="berschrift4">
    <w:name w:val="heading 4"/>
    <w:basedOn w:val="Standard"/>
    <w:next w:val="Standard"/>
    <w:link w:val="berschrift4Zchn"/>
    <w:uiPriority w:val="9"/>
    <w:unhideWhenUsed/>
    <w:qFormat/>
    <w:rsid w:val="00F628D2"/>
    <w:pPr>
      <w:pBdr>
        <w:left w:val="single" w:sz="4" w:space="2" w:color="297FD5" w:themeColor="accent2"/>
        <w:bottom w:val="single" w:sz="4" w:space="2" w:color="297FD5" w:themeColor="accent2"/>
      </w:pBdr>
      <w:spacing w:before="200" w:after="100" w:line="240" w:lineRule="auto"/>
      <w:ind w:left="86"/>
      <w:contextualSpacing/>
      <w:outlineLvl w:val="3"/>
    </w:pPr>
    <w:rPr>
      <w:rFonts w:asciiTheme="majorHAnsi" w:eastAsiaTheme="majorEastAsia" w:hAnsiTheme="majorHAnsi" w:cstheme="majorBidi"/>
      <w:b/>
      <w:bCs/>
      <w:color w:val="1E5E9F" w:themeColor="accent2" w:themeShade="BF"/>
      <w:sz w:val="22"/>
      <w:szCs w:val="22"/>
    </w:rPr>
  </w:style>
  <w:style w:type="paragraph" w:styleId="berschrift5">
    <w:name w:val="heading 5"/>
    <w:basedOn w:val="Standard"/>
    <w:next w:val="Standard"/>
    <w:link w:val="berschrift5Zchn"/>
    <w:uiPriority w:val="9"/>
    <w:unhideWhenUsed/>
    <w:qFormat/>
    <w:rsid w:val="00F628D2"/>
    <w:pPr>
      <w:pBdr>
        <w:left w:val="dotted" w:sz="4" w:space="2" w:color="297FD5" w:themeColor="accent2"/>
        <w:bottom w:val="dotted" w:sz="4" w:space="2" w:color="297FD5" w:themeColor="accent2"/>
      </w:pBdr>
      <w:spacing w:before="200" w:after="100" w:line="240" w:lineRule="auto"/>
      <w:ind w:left="86"/>
      <w:contextualSpacing/>
      <w:outlineLvl w:val="4"/>
    </w:pPr>
    <w:rPr>
      <w:rFonts w:asciiTheme="majorHAnsi" w:eastAsiaTheme="majorEastAsia" w:hAnsiTheme="majorHAnsi" w:cstheme="majorBidi"/>
      <w:b/>
      <w:bCs/>
      <w:color w:val="1E5E9F" w:themeColor="accent2" w:themeShade="BF"/>
      <w:sz w:val="22"/>
      <w:szCs w:val="22"/>
    </w:rPr>
  </w:style>
  <w:style w:type="paragraph" w:styleId="berschrift6">
    <w:name w:val="heading 6"/>
    <w:basedOn w:val="Standard"/>
    <w:next w:val="Standard"/>
    <w:link w:val="berschrift6Zchn"/>
    <w:uiPriority w:val="9"/>
    <w:unhideWhenUsed/>
    <w:qFormat/>
    <w:rsid w:val="00F628D2"/>
    <w:pPr>
      <w:pBdr>
        <w:bottom w:val="single" w:sz="4" w:space="2" w:color="A8CBEE" w:themeColor="accent2" w:themeTint="66"/>
      </w:pBdr>
      <w:spacing w:before="200" w:after="100" w:line="240" w:lineRule="auto"/>
      <w:contextualSpacing/>
      <w:outlineLvl w:val="5"/>
    </w:pPr>
    <w:rPr>
      <w:rFonts w:asciiTheme="majorHAnsi" w:eastAsiaTheme="majorEastAsia" w:hAnsiTheme="majorHAnsi" w:cstheme="majorBidi"/>
      <w:color w:val="1E5E9F" w:themeColor="accent2" w:themeShade="BF"/>
      <w:sz w:val="22"/>
      <w:szCs w:val="22"/>
    </w:rPr>
  </w:style>
  <w:style w:type="paragraph" w:styleId="berschrift7">
    <w:name w:val="heading 7"/>
    <w:aliases w:val="GlossarEintrag"/>
    <w:basedOn w:val="Standard"/>
    <w:next w:val="Standard"/>
    <w:link w:val="berschrift7Zchn"/>
    <w:uiPriority w:val="9"/>
    <w:unhideWhenUsed/>
    <w:qFormat/>
    <w:rsid w:val="00F628D2"/>
    <w:pPr>
      <w:pBdr>
        <w:bottom w:val="dotted" w:sz="4" w:space="2" w:color="7EB1E6" w:themeColor="accent2" w:themeTint="99"/>
      </w:pBdr>
      <w:spacing w:before="200" w:after="100" w:line="240" w:lineRule="auto"/>
      <w:contextualSpacing/>
      <w:outlineLvl w:val="6"/>
    </w:pPr>
    <w:rPr>
      <w:rFonts w:asciiTheme="majorHAnsi" w:eastAsiaTheme="majorEastAsia" w:hAnsiTheme="majorHAnsi" w:cstheme="majorBidi"/>
      <w:color w:val="1E5E9F" w:themeColor="accent2" w:themeShade="BF"/>
      <w:sz w:val="22"/>
      <w:szCs w:val="22"/>
    </w:rPr>
  </w:style>
  <w:style w:type="paragraph" w:styleId="berschrift8">
    <w:name w:val="heading 8"/>
    <w:basedOn w:val="Standard"/>
    <w:next w:val="Standard"/>
    <w:link w:val="berschrift8Zchn"/>
    <w:uiPriority w:val="9"/>
    <w:unhideWhenUsed/>
    <w:qFormat/>
    <w:rsid w:val="00F628D2"/>
    <w:pPr>
      <w:spacing w:before="200" w:after="100" w:line="240" w:lineRule="auto"/>
      <w:contextualSpacing/>
      <w:outlineLvl w:val="7"/>
    </w:pPr>
    <w:rPr>
      <w:rFonts w:asciiTheme="majorHAnsi" w:eastAsiaTheme="majorEastAsia" w:hAnsiTheme="majorHAnsi" w:cstheme="majorBidi"/>
      <w:color w:val="297FD5" w:themeColor="accent2"/>
      <w:sz w:val="22"/>
      <w:szCs w:val="22"/>
    </w:rPr>
  </w:style>
  <w:style w:type="paragraph" w:styleId="berschrift9">
    <w:name w:val="heading 9"/>
    <w:basedOn w:val="Standard"/>
    <w:next w:val="Standard"/>
    <w:link w:val="berschrift9Zchn"/>
    <w:uiPriority w:val="9"/>
    <w:semiHidden/>
    <w:unhideWhenUsed/>
    <w:qFormat/>
    <w:rsid w:val="00F628D2"/>
    <w:pPr>
      <w:spacing w:before="200" w:after="100" w:line="240" w:lineRule="auto"/>
      <w:contextualSpacing/>
      <w:outlineLvl w:val="8"/>
    </w:pPr>
    <w:rPr>
      <w:rFonts w:asciiTheme="majorHAnsi" w:eastAsiaTheme="majorEastAsia" w:hAnsiTheme="majorHAnsi" w:cstheme="majorBidi"/>
      <w:color w:val="297FD5" w:themeColor="accen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628D2"/>
    <w:pPr>
      <w:pBdr>
        <w:top w:val="single" w:sz="48" w:space="0" w:color="297FD5" w:themeColor="accent2"/>
        <w:bottom w:val="single" w:sz="48" w:space="0" w:color="297FD5" w:themeColor="accent2"/>
      </w:pBdr>
      <w:shd w:val="clear" w:color="auto" w:fill="297FD5"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elZchn">
    <w:name w:val="Titel Zchn"/>
    <w:basedOn w:val="Absatz-Standardschriftart"/>
    <w:link w:val="Titel"/>
    <w:uiPriority w:val="10"/>
    <w:rsid w:val="00F628D2"/>
    <w:rPr>
      <w:rFonts w:asciiTheme="majorHAnsi" w:eastAsiaTheme="majorEastAsia" w:hAnsiTheme="majorHAnsi" w:cstheme="majorBidi"/>
      <w:i/>
      <w:iCs/>
      <w:color w:val="FFFFFF" w:themeColor="background1"/>
      <w:spacing w:val="10"/>
      <w:sz w:val="48"/>
      <w:szCs w:val="48"/>
      <w:shd w:val="clear" w:color="auto" w:fill="297FD5" w:themeFill="accent2"/>
    </w:rPr>
  </w:style>
  <w:style w:type="paragraph" w:styleId="Untertitel">
    <w:name w:val="Subtitle"/>
    <w:basedOn w:val="Standard"/>
    <w:next w:val="Standard"/>
    <w:link w:val="UntertitelZchn"/>
    <w:uiPriority w:val="11"/>
    <w:qFormat/>
    <w:rsid w:val="00F628D2"/>
    <w:pPr>
      <w:pBdr>
        <w:bottom w:val="dotted" w:sz="8" w:space="10" w:color="297FD5" w:themeColor="accent2"/>
      </w:pBdr>
      <w:spacing w:before="200" w:after="900" w:line="240" w:lineRule="auto"/>
      <w:jc w:val="center"/>
    </w:pPr>
    <w:rPr>
      <w:rFonts w:asciiTheme="majorHAnsi" w:eastAsiaTheme="majorEastAsia" w:hAnsiTheme="majorHAnsi" w:cstheme="majorBidi"/>
      <w:color w:val="143E69" w:themeColor="accent2" w:themeShade="7F"/>
      <w:sz w:val="24"/>
      <w:szCs w:val="24"/>
    </w:rPr>
  </w:style>
  <w:style w:type="character" w:customStyle="1" w:styleId="UntertitelZchn">
    <w:name w:val="Untertitel Zchn"/>
    <w:basedOn w:val="Absatz-Standardschriftart"/>
    <w:link w:val="Untertitel"/>
    <w:uiPriority w:val="11"/>
    <w:rsid w:val="00F628D2"/>
    <w:rPr>
      <w:rFonts w:asciiTheme="majorHAnsi" w:eastAsiaTheme="majorEastAsia" w:hAnsiTheme="majorHAnsi" w:cstheme="majorBidi"/>
      <w:i/>
      <w:iCs/>
      <w:color w:val="143E69" w:themeColor="accent2" w:themeShade="7F"/>
      <w:sz w:val="24"/>
      <w:szCs w:val="24"/>
    </w:rPr>
  </w:style>
  <w:style w:type="character" w:customStyle="1" w:styleId="berschrift1Zchn">
    <w:name w:val="Überschrift 1 Zchn"/>
    <w:basedOn w:val="Absatz-Standardschriftart"/>
    <w:link w:val="berschrift1"/>
    <w:uiPriority w:val="9"/>
    <w:rsid w:val="00F628D2"/>
    <w:rPr>
      <w:rFonts w:asciiTheme="majorHAnsi" w:eastAsiaTheme="majorEastAsia" w:hAnsiTheme="majorHAnsi" w:cstheme="majorBidi"/>
      <w:b/>
      <w:bCs/>
      <w:i/>
      <w:iCs/>
      <w:color w:val="143E69" w:themeColor="accent2" w:themeShade="7F"/>
      <w:shd w:val="clear" w:color="auto" w:fill="D3E5F6" w:themeFill="accent2" w:themeFillTint="33"/>
    </w:rPr>
  </w:style>
  <w:style w:type="paragraph" w:styleId="Inhaltsverzeichnisberschrift">
    <w:name w:val="TOC Heading"/>
    <w:basedOn w:val="berschrift1"/>
    <w:next w:val="Standard"/>
    <w:uiPriority w:val="39"/>
    <w:unhideWhenUsed/>
    <w:qFormat/>
    <w:rsid w:val="00F628D2"/>
    <w:pPr>
      <w:outlineLvl w:val="9"/>
    </w:pPr>
    <w:rPr>
      <w:lang w:bidi="en-US"/>
    </w:rPr>
  </w:style>
  <w:style w:type="paragraph" w:styleId="Sprechblasentext">
    <w:name w:val="Balloon Text"/>
    <w:basedOn w:val="Standard"/>
    <w:link w:val="SprechblasentextZchn"/>
    <w:uiPriority w:val="99"/>
    <w:semiHidden/>
    <w:unhideWhenUsed/>
    <w:rsid w:val="000E42A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42A6"/>
    <w:rPr>
      <w:rFonts w:ascii="Tahoma" w:hAnsi="Tahoma" w:cs="Tahoma"/>
      <w:sz w:val="16"/>
      <w:szCs w:val="16"/>
    </w:rPr>
  </w:style>
  <w:style w:type="character" w:customStyle="1" w:styleId="berschrift2Zchn">
    <w:name w:val="Überschrift 2 Zchn"/>
    <w:basedOn w:val="Absatz-Standardschriftart"/>
    <w:link w:val="berschrift2"/>
    <w:uiPriority w:val="9"/>
    <w:rsid w:val="00F628D2"/>
    <w:rPr>
      <w:rFonts w:asciiTheme="majorHAnsi" w:eastAsiaTheme="majorEastAsia" w:hAnsiTheme="majorHAnsi" w:cstheme="majorBidi"/>
      <w:b/>
      <w:bCs/>
      <w:i/>
      <w:iCs/>
      <w:color w:val="1E5E9F" w:themeColor="accent2" w:themeShade="BF"/>
    </w:rPr>
  </w:style>
  <w:style w:type="character" w:customStyle="1" w:styleId="berschrift3Zchn">
    <w:name w:val="Überschrift 3 Zchn"/>
    <w:basedOn w:val="Absatz-Standardschriftart"/>
    <w:link w:val="berschrift3"/>
    <w:uiPriority w:val="9"/>
    <w:rsid w:val="00F628D2"/>
    <w:rPr>
      <w:rFonts w:asciiTheme="majorHAnsi" w:eastAsiaTheme="majorEastAsia" w:hAnsiTheme="majorHAnsi" w:cstheme="majorBidi"/>
      <w:b/>
      <w:bCs/>
      <w:i/>
      <w:iCs/>
      <w:color w:val="1E5E9F" w:themeColor="accent2" w:themeShade="BF"/>
    </w:rPr>
  </w:style>
  <w:style w:type="character" w:customStyle="1" w:styleId="berschrift4Zchn">
    <w:name w:val="Überschrift 4 Zchn"/>
    <w:basedOn w:val="Absatz-Standardschriftart"/>
    <w:link w:val="berschrift4"/>
    <w:uiPriority w:val="9"/>
    <w:rsid w:val="00F628D2"/>
    <w:rPr>
      <w:rFonts w:asciiTheme="majorHAnsi" w:eastAsiaTheme="majorEastAsia" w:hAnsiTheme="majorHAnsi" w:cstheme="majorBidi"/>
      <w:b/>
      <w:bCs/>
      <w:i/>
      <w:iCs/>
      <w:color w:val="1E5E9F" w:themeColor="accent2" w:themeShade="BF"/>
    </w:rPr>
  </w:style>
  <w:style w:type="character" w:customStyle="1" w:styleId="berschrift5Zchn">
    <w:name w:val="Überschrift 5 Zchn"/>
    <w:basedOn w:val="Absatz-Standardschriftart"/>
    <w:link w:val="berschrift5"/>
    <w:uiPriority w:val="9"/>
    <w:rsid w:val="00F628D2"/>
    <w:rPr>
      <w:rFonts w:asciiTheme="majorHAnsi" w:eastAsiaTheme="majorEastAsia" w:hAnsiTheme="majorHAnsi" w:cstheme="majorBidi"/>
      <w:b/>
      <w:bCs/>
      <w:i/>
      <w:iCs/>
      <w:color w:val="1E5E9F" w:themeColor="accent2" w:themeShade="BF"/>
    </w:rPr>
  </w:style>
  <w:style w:type="character" w:customStyle="1" w:styleId="berschrift6Zchn">
    <w:name w:val="Überschrift 6 Zchn"/>
    <w:basedOn w:val="Absatz-Standardschriftart"/>
    <w:link w:val="berschrift6"/>
    <w:uiPriority w:val="9"/>
    <w:rsid w:val="00F628D2"/>
    <w:rPr>
      <w:rFonts w:asciiTheme="majorHAnsi" w:eastAsiaTheme="majorEastAsia" w:hAnsiTheme="majorHAnsi" w:cstheme="majorBidi"/>
      <w:i/>
      <w:iCs/>
      <w:color w:val="1E5E9F" w:themeColor="accent2" w:themeShade="BF"/>
    </w:rPr>
  </w:style>
  <w:style w:type="character" w:customStyle="1" w:styleId="berschrift7Zchn">
    <w:name w:val="Überschrift 7 Zchn"/>
    <w:aliases w:val="GlossarEintrag Zchn"/>
    <w:basedOn w:val="Absatz-Standardschriftart"/>
    <w:link w:val="berschrift7"/>
    <w:uiPriority w:val="9"/>
    <w:rsid w:val="00F628D2"/>
    <w:rPr>
      <w:rFonts w:asciiTheme="majorHAnsi" w:eastAsiaTheme="majorEastAsia" w:hAnsiTheme="majorHAnsi" w:cstheme="majorBidi"/>
      <w:i/>
      <w:iCs/>
      <w:color w:val="1E5E9F" w:themeColor="accent2" w:themeShade="BF"/>
    </w:rPr>
  </w:style>
  <w:style w:type="character" w:customStyle="1" w:styleId="berschrift8Zchn">
    <w:name w:val="Überschrift 8 Zchn"/>
    <w:basedOn w:val="Absatz-Standardschriftart"/>
    <w:link w:val="berschrift8"/>
    <w:uiPriority w:val="9"/>
    <w:rsid w:val="00F628D2"/>
    <w:rPr>
      <w:rFonts w:asciiTheme="majorHAnsi" w:eastAsiaTheme="majorEastAsia" w:hAnsiTheme="majorHAnsi" w:cstheme="majorBidi"/>
      <w:i/>
      <w:iCs/>
      <w:color w:val="297FD5" w:themeColor="accent2"/>
    </w:rPr>
  </w:style>
  <w:style w:type="character" w:customStyle="1" w:styleId="berschrift9Zchn">
    <w:name w:val="Überschrift 9 Zchn"/>
    <w:basedOn w:val="Absatz-Standardschriftart"/>
    <w:link w:val="berschrift9"/>
    <w:uiPriority w:val="9"/>
    <w:semiHidden/>
    <w:rsid w:val="00F628D2"/>
    <w:rPr>
      <w:rFonts w:asciiTheme="majorHAnsi" w:eastAsiaTheme="majorEastAsia" w:hAnsiTheme="majorHAnsi" w:cstheme="majorBidi"/>
      <w:i/>
      <w:iCs/>
      <w:color w:val="297FD5" w:themeColor="accent2"/>
      <w:sz w:val="20"/>
      <w:szCs w:val="20"/>
    </w:rPr>
  </w:style>
  <w:style w:type="character" w:styleId="Fett">
    <w:name w:val="Strong"/>
    <w:uiPriority w:val="22"/>
    <w:qFormat/>
    <w:rsid w:val="00F628D2"/>
    <w:rPr>
      <w:b/>
      <w:bCs/>
      <w:spacing w:val="0"/>
    </w:rPr>
  </w:style>
  <w:style w:type="character" w:styleId="Hervorhebung">
    <w:name w:val="Emphasis"/>
    <w:uiPriority w:val="20"/>
    <w:qFormat/>
    <w:rsid w:val="00F628D2"/>
    <w:rPr>
      <w:rFonts w:asciiTheme="majorHAnsi" w:eastAsiaTheme="majorEastAsia" w:hAnsiTheme="majorHAnsi" w:cstheme="majorBidi"/>
      <w:b/>
      <w:bCs/>
      <w:i/>
      <w:iCs/>
      <w:color w:val="297FD5" w:themeColor="accent2"/>
      <w:bdr w:val="single" w:sz="18" w:space="0" w:color="D3E5F6" w:themeColor="accent2" w:themeTint="33"/>
      <w:shd w:val="clear" w:color="auto" w:fill="D3E5F6" w:themeFill="accent2" w:themeFillTint="33"/>
    </w:rPr>
  </w:style>
  <w:style w:type="paragraph" w:styleId="KeinLeerraum">
    <w:name w:val="No Spacing"/>
    <w:basedOn w:val="Standard"/>
    <w:link w:val="KeinLeerraumZchn"/>
    <w:uiPriority w:val="1"/>
    <w:qFormat/>
    <w:rsid w:val="00F628D2"/>
    <w:pPr>
      <w:spacing w:after="0" w:line="240" w:lineRule="auto"/>
    </w:pPr>
  </w:style>
  <w:style w:type="paragraph" w:styleId="Listenabsatz">
    <w:name w:val="List Paragraph"/>
    <w:basedOn w:val="Standard"/>
    <w:uiPriority w:val="34"/>
    <w:qFormat/>
    <w:rsid w:val="00F628D2"/>
    <w:pPr>
      <w:ind w:left="720"/>
      <w:contextualSpacing/>
    </w:pPr>
  </w:style>
  <w:style w:type="paragraph" w:styleId="Zitat">
    <w:name w:val="Quote"/>
    <w:basedOn w:val="Standard"/>
    <w:next w:val="Standard"/>
    <w:link w:val="ZitatZchn"/>
    <w:uiPriority w:val="29"/>
    <w:qFormat/>
    <w:rsid w:val="00F628D2"/>
    <w:rPr>
      <w:i/>
      <w:iCs w:val="0"/>
      <w:color w:val="1E5E9F" w:themeColor="accent2" w:themeShade="BF"/>
    </w:rPr>
  </w:style>
  <w:style w:type="character" w:customStyle="1" w:styleId="ZitatZchn">
    <w:name w:val="Zitat Zchn"/>
    <w:basedOn w:val="Absatz-Standardschriftart"/>
    <w:link w:val="Zitat"/>
    <w:uiPriority w:val="29"/>
    <w:rsid w:val="00F628D2"/>
    <w:rPr>
      <w:color w:val="1E5E9F" w:themeColor="accent2" w:themeShade="BF"/>
      <w:sz w:val="20"/>
      <w:szCs w:val="20"/>
    </w:rPr>
  </w:style>
  <w:style w:type="paragraph" w:styleId="IntensivesZitat">
    <w:name w:val="Intense Quote"/>
    <w:basedOn w:val="Standard"/>
    <w:next w:val="Standard"/>
    <w:link w:val="IntensivesZitatZchn"/>
    <w:uiPriority w:val="30"/>
    <w:qFormat/>
    <w:rsid w:val="00F628D2"/>
    <w:pPr>
      <w:pBdr>
        <w:top w:val="dotted" w:sz="8" w:space="10" w:color="297FD5" w:themeColor="accent2"/>
        <w:bottom w:val="dotted" w:sz="8" w:space="10" w:color="297FD5" w:themeColor="accent2"/>
      </w:pBdr>
      <w:spacing w:line="300" w:lineRule="auto"/>
      <w:ind w:left="2160" w:right="2160"/>
      <w:jc w:val="center"/>
    </w:pPr>
    <w:rPr>
      <w:rFonts w:asciiTheme="majorHAnsi" w:eastAsiaTheme="majorEastAsia" w:hAnsiTheme="majorHAnsi" w:cstheme="majorBidi"/>
      <w:b/>
      <w:bCs/>
      <w:color w:val="297FD5" w:themeColor="accent2"/>
    </w:rPr>
  </w:style>
  <w:style w:type="character" w:customStyle="1" w:styleId="IntensivesZitatZchn">
    <w:name w:val="Intensives Zitat Zchn"/>
    <w:basedOn w:val="Absatz-Standardschriftart"/>
    <w:link w:val="IntensivesZitat"/>
    <w:uiPriority w:val="30"/>
    <w:rsid w:val="00F628D2"/>
    <w:rPr>
      <w:rFonts w:asciiTheme="majorHAnsi" w:eastAsiaTheme="majorEastAsia" w:hAnsiTheme="majorHAnsi" w:cstheme="majorBidi"/>
      <w:b/>
      <w:bCs/>
      <w:i/>
      <w:iCs/>
      <w:color w:val="297FD5" w:themeColor="accent2"/>
      <w:sz w:val="20"/>
      <w:szCs w:val="20"/>
    </w:rPr>
  </w:style>
  <w:style w:type="character" w:styleId="SchwacheHervorhebung">
    <w:name w:val="Subtle Emphasis"/>
    <w:uiPriority w:val="19"/>
    <w:qFormat/>
    <w:rsid w:val="00F628D2"/>
    <w:rPr>
      <w:rFonts w:asciiTheme="majorHAnsi" w:eastAsiaTheme="majorEastAsia" w:hAnsiTheme="majorHAnsi" w:cstheme="majorBidi"/>
      <w:i/>
      <w:iCs/>
      <w:color w:val="297FD5" w:themeColor="accent2"/>
    </w:rPr>
  </w:style>
  <w:style w:type="character" w:styleId="IntensiveHervorhebung">
    <w:name w:val="Intense Emphasis"/>
    <w:uiPriority w:val="21"/>
    <w:qFormat/>
    <w:rsid w:val="00F628D2"/>
    <w:rPr>
      <w:rFonts w:asciiTheme="majorHAnsi" w:eastAsiaTheme="majorEastAsia" w:hAnsiTheme="majorHAnsi" w:cstheme="majorBidi"/>
      <w:b/>
      <w:bCs/>
      <w:i/>
      <w:iCs/>
      <w:dstrike w:val="0"/>
      <w:color w:val="FFFFFF" w:themeColor="background1"/>
      <w:bdr w:val="single" w:sz="18" w:space="0" w:color="297FD5" w:themeColor="accent2"/>
      <w:shd w:val="clear" w:color="auto" w:fill="297FD5" w:themeFill="accent2"/>
      <w:vertAlign w:val="baseline"/>
    </w:rPr>
  </w:style>
  <w:style w:type="character" w:styleId="SchwacherVerweis">
    <w:name w:val="Subtle Reference"/>
    <w:uiPriority w:val="31"/>
    <w:qFormat/>
    <w:rsid w:val="00F628D2"/>
    <w:rPr>
      <w:i/>
      <w:iCs/>
      <w:smallCaps/>
      <w:color w:val="297FD5" w:themeColor="accent2"/>
      <w:u w:color="297FD5" w:themeColor="accent2"/>
    </w:rPr>
  </w:style>
  <w:style w:type="character" w:styleId="IntensiverVerweis">
    <w:name w:val="Intense Reference"/>
    <w:uiPriority w:val="32"/>
    <w:qFormat/>
    <w:rsid w:val="00F628D2"/>
    <w:rPr>
      <w:b/>
      <w:bCs/>
      <w:i/>
      <w:iCs/>
      <w:smallCaps/>
      <w:color w:val="297FD5" w:themeColor="accent2"/>
      <w:u w:color="297FD5" w:themeColor="accent2"/>
    </w:rPr>
  </w:style>
  <w:style w:type="character" w:styleId="Buchtitel">
    <w:name w:val="Book Title"/>
    <w:uiPriority w:val="33"/>
    <w:qFormat/>
    <w:rsid w:val="00F628D2"/>
    <w:rPr>
      <w:rFonts w:asciiTheme="majorHAnsi" w:eastAsiaTheme="majorEastAsia" w:hAnsiTheme="majorHAnsi" w:cstheme="majorBidi"/>
      <w:b/>
      <w:bCs/>
      <w:i/>
      <w:iCs/>
      <w:smallCaps/>
      <w:color w:val="1E5E9F" w:themeColor="accent2" w:themeShade="BF"/>
      <w:u w:val="single"/>
    </w:rPr>
  </w:style>
  <w:style w:type="paragraph" w:styleId="Beschriftung">
    <w:name w:val="caption"/>
    <w:basedOn w:val="Standard"/>
    <w:next w:val="Standard"/>
    <w:uiPriority w:val="35"/>
    <w:unhideWhenUsed/>
    <w:qFormat/>
    <w:rsid w:val="00F628D2"/>
    <w:rPr>
      <w:b/>
      <w:bCs/>
      <w:color w:val="1E5E9F" w:themeColor="accent2" w:themeShade="BF"/>
      <w:sz w:val="18"/>
      <w:szCs w:val="18"/>
    </w:rPr>
  </w:style>
  <w:style w:type="character" w:customStyle="1" w:styleId="KeinLeerraumZchn">
    <w:name w:val="Kein Leerraum Zchn"/>
    <w:basedOn w:val="Absatz-Standardschriftart"/>
    <w:link w:val="KeinLeerraum"/>
    <w:uiPriority w:val="1"/>
    <w:rsid w:val="000E42A6"/>
    <w:rPr>
      <w:i/>
      <w:iCs/>
      <w:sz w:val="20"/>
      <w:szCs w:val="20"/>
    </w:rPr>
  </w:style>
  <w:style w:type="paragraph" w:styleId="Verzeichnis1">
    <w:name w:val="toc 1"/>
    <w:basedOn w:val="Standard"/>
    <w:next w:val="Standard"/>
    <w:autoRedefine/>
    <w:uiPriority w:val="39"/>
    <w:unhideWhenUsed/>
    <w:rsid w:val="003437EF"/>
    <w:pPr>
      <w:spacing w:after="100"/>
    </w:pPr>
  </w:style>
  <w:style w:type="paragraph" w:styleId="Verzeichnis2">
    <w:name w:val="toc 2"/>
    <w:basedOn w:val="Standard"/>
    <w:next w:val="Standard"/>
    <w:autoRedefine/>
    <w:uiPriority w:val="39"/>
    <w:unhideWhenUsed/>
    <w:rsid w:val="003437EF"/>
    <w:pPr>
      <w:spacing w:after="100"/>
      <w:ind w:left="200"/>
    </w:pPr>
  </w:style>
  <w:style w:type="character" w:styleId="Hyperlink">
    <w:name w:val="Hyperlink"/>
    <w:basedOn w:val="Absatz-Standardschriftart"/>
    <w:uiPriority w:val="99"/>
    <w:unhideWhenUsed/>
    <w:rsid w:val="003437EF"/>
    <w:rPr>
      <w:color w:val="9454C3" w:themeColor="hyperlink"/>
      <w:u w:val="single"/>
    </w:rPr>
  </w:style>
  <w:style w:type="paragraph" w:styleId="Aufzhlungszeichen">
    <w:name w:val="List Bullet"/>
    <w:basedOn w:val="Standard"/>
    <w:semiHidden/>
    <w:unhideWhenUsed/>
    <w:rsid w:val="0020104D"/>
    <w:pPr>
      <w:numPr>
        <w:numId w:val="1"/>
      </w:numPr>
      <w:spacing w:after="0" w:line="240" w:lineRule="auto"/>
      <w:jc w:val="left"/>
    </w:pPr>
    <w:rPr>
      <w:rFonts w:ascii="Arial" w:eastAsia="Times New Roman" w:hAnsi="Arial" w:cs="Arial"/>
      <w:iCs w:val="0"/>
      <w:sz w:val="22"/>
      <w:szCs w:val="22"/>
      <w:lang w:eastAsia="en-US"/>
    </w:rPr>
  </w:style>
  <w:style w:type="paragraph" w:styleId="Textkrper">
    <w:name w:val="Body Text"/>
    <w:basedOn w:val="Standard"/>
    <w:link w:val="TextkrperZchn"/>
    <w:semiHidden/>
    <w:unhideWhenUsed/>
    <w:rsid w:val="0020104D"/>
    <w:pPr>
      <w:spacing w:line="240" w:lineRule="auto"/>
      <w:jc w:val="left"/>
    </w:pPr>
    <w:rPr>
      <w:rFonts w:ascii="Arial" w:eastAsia="Times New Roman" w:hAnsi="Arial" w:cs="Times New Roman"/>
      <w:iCs w:val="0"/>
      <w:sz w:val="22"/>
      <w:szCs w:val="24"/>
      <w:lang w:eastAsia="en-US"/>
    </w:rPr>
  </w:style>
  <w:style w:type="character" w:customStyle="1" w:styleId="TextkrperZchn">
    <w:name w:val="Textkörper Zchn"/>
    <w:basedOn w:val="Absatz-Standardschriftart"/>
    <w:link w:val="Textkrper"/>
    <w:semiHidden/>
    <w:rsid w:val="0020104D"/>
    <w:rPr>
      <w:rFonts w:ascii="Arial" w:eastAsia="Times New Roman" w:hAnsi="Arial" w:cs="Times New Roman"/>
      <w:szCs w:val="24"/>
      <w:lang w:val="en-US" w:eastAsia="en-US"/>
    </w:rPr>
  </w:style>
  <w:style w:type="paragraph" w:styleId="Verzeichnis3">
    <w:name w:val="toc 3"/>
    <w:basedOn w:val="Standard"/>
    <w:next w:val="Standard"/>
    <w:autoRedefine/>
    <w:uiPriority w:val="39"/>
    <w:unhideWhenUsed/>
    <w:rsid w:val="00D413BD"/>
    <w:pPr>
      <w:spacing w:after="100"/>
      <w:ind w:left="400"/>
    </w:pPr>
  </w:style>
  <w:style w:type="paragraph" w:styleId="Index1">
    <w:name w:val="index 1"/>
    <w:basedOn w:val="Standard"/>
    <w:next w:val="Standard"/>
    <w:autoRedefine/>
    <w:uiPriority w:val="99"/>
    <w:semiHidden/>
    <w:unhideWhenUsed/>
    <w:rsid w:val="004C594E"/>
    <w:pPr>
      <w:spacing w:after="0" w:line="240" w:lineRule="auto"/>
      <w:ind w:left="200" w:hanging="200"/>
    </w:pPr>
  </w:style>
  <w:style w:type="paragraph" w:styleId="Endnotentext">
    <w:name w:val="endnote text"/>
    <w:basedOn w:val="Standard"/>
    <w:link w:val="EndnotentextZchn"/>
    <w:uiPriority w:val="99"/>
    <w:semiHidden/>
    <w:unhideWhenUsed/>
    <w:rsid w:val="004C594E"/>
    <w:pPr>
      <w:spacing w:after="0" w:line="240" w:lineRule="auto"/>
    </w:pPr>
  </w:style>
  <w:style w:type="character" w:customStyle="1" w:styleId="EndnotentextZchn">
    <w:name w:val="Endnotentext Zchn"/>
    <w:basedOn w:val="Absatz-Standardschriftart"/>
    <w:link w:val="Endnotentext"/>
    <w:uiPriority w:val="99"/>
    <w:semiHidden/>
    <w:rsid w:val="004C594E"/>
    <w:rPr>
      <w:iCs/>
      <w:sz w:val="20"/>
      <w:szCs w:val="20"/>
    </w:rPr>
  </w:style>
  <w:style w:type="character" w:styleId="Endnotenzeichen">
    <w:name w:val="endnote reference"/>
    <w:basedOn w:val="Absatz-Standardschriftart"/>
    <w:uiPriority w:val="99"/>
    <w:semiHidden/>
    <w:unhideWhenUsed/>
    <w:rsid w:val="004C594E"/>
    <w:rPr>
      <w:vertAlign w:val="superscript"/>
    </w:rPr>
  </w:style>
  <w:style w:type="paragraph" w:styleId="Kopfzeile">
    <w:name w:val="header"/>
    <w:basedOn w:val="Standard"/>
    <w:link w:val="KopfzeileZchn"/>
    <w:uiPriority w:val="99"/>
    <w:unhideWhenUsed/>
    <w:rsid w:val="00A31F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1F5B"/>
    <w:rPr>
      <w:iCs/>
      <w:sz w:val="20"/>
      <w:szCs w:val="20"/>
    </w:rPr>
  </w:style>
  <w:style w:type="paragraph" w:styleId="Fuzeile">
    <w:name w:val="footer"/>
    <w:basedOn w:val="Standard"/>
    <w:link w:val="FuzeileZchn"/>
    <w:uiPriority w:val="99"/>
    <w:unhideWhenUsed/>
    <w:rsid w:val="00A31F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1F5B"/>
    <w:rPr>
      <w:iCs/>
      <w:sz w:val="20"/>
      <w:szCs w:val="20"/>
    </w:rPr>
  </w:style>
  <w:style w:type="paragraph" w:styleId="Abbildungsverzeichnis">
    <w:name w:val="table of figures"/>
    <w:basedOn w:val="Standard"/>
    <w:next w:val="Standard"/>
    <w:uiPriority w:val="99"/>
    <w:unhideWhenUsed/>
    <w:rsid w:val="00061637"/>
    <w:pPr>
      <w:spacing w:after="0"/>
    </w:pPr>
  </w:style>
  <w:style w:type="table" w:styleId="Tabellenraster">
    <w:name w:val="Table Grid"/>
    <w:basedOn w:val="NormaleTabelle"/>
    <w:uiPriority w:val="59"/>
    <w:rsid w:val="00AC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AC65AD"/>
    <w:pPr>
      <w:spacing w:after="0" w:line="240" w:lineRule="auto"/>
    </w:pPr>
    <w:rPr>
      <w:iCs/>
      <w:sz w:val="20"/>
      <w:szCs w:val="20"/>
    </w:rPr>
  </w:style>
  <w:style w:type="character" w:styleId="BesuchterHyperlink">
    <w:name w:val="FollowedHyperlink"/>
    <w:basedOn w:val="Absatz-Standardschriftart"/>
    <w:uiPriority w:val="99"/>
    <w:semiHidden/>
    <w:unhideWhenUsed/>
    <w:rsid w:val="009A7B94"/>
    <w:rPr>
      <w:color w:val="3EBBF0" w:themeColor="followedHyperlink"/>
      <w:u w:val="single"/>
    </w:rPr>
  </w:style>
  <w:style w:type="paragraph" w:customStyle="1" w:styleId="Default">
    <w:name w:val="Default"/>
    <w:rsid w:val="00A72A70"/>
    <w:pPr>
      <w:autoSpaceDE w:val="0"/>
      <w:autoSpaceDN w:val="0"/>
      <w:adjustRightInd w:val="0"/>
      <w:spacing w:after="0" w:line="240" w:lineRule="auto"/>
    </w:pPr>
    <w:rPr>
      <w:rFonts w:ascii="Palatino Linotype" w:hAnsi="Palatino Linotype" w:cs="Palatino Linotype"/>
      <w:color w:val="000000"/>
      <w:sz w:val="24"/>
      <w:szCs w:val="24"/>
    </w:rPr>
  </w:style>
  <w:style w:type="table" w:customStyle="1" w:styleId="EinfacheTabelle51">
    <w:name w:val="Einfache Tabelle 51"/>
    <w:basedOn w:val="NormaleTabelle"/>
    <w:uiPriority w:val="45"/>
    <w:rsid w:val="005307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21">
    <w:name w:val="Gitternetztabelle 1 hell – Akzent 21"/>
    <w:basedOn w:val="NormaleTabelle"/>
    <w:uiPriority w:val="46"/>
    <w:rsid w:val="00530756"/>
    <w:pPr>
      <w:spacing w:after="0" w:line="240" w:lineRule="auto"/>
    </w:pPr>
    <w:tblPr>
      <w:tblStyleRowBandSize w:val="1"/>
      <w:tblStyleColBandSize w:val="1"/>
      <w:tblBorders>
        <w:top w:val="single" w:sz="4" w:space="0" w:color="A8CBEE" w:themeColor="accent2" w:themeTint="66"/>
        <w:left w:val="single" w:sz="4" w:space="0" w:color="A8CBEE" w:themeColor="accent2" w:themeTint="66"/>
        <w:bottom w:val="single" w:sz="4" w:space="0" w:color="A8CBEE" w:themeColor="accent2" w:themeTint="66"/>
        <w:right w:val="single" w:sz="4" w:space="0" w:color="A8CBEE" w:themeColor="accent2" w:themeTint="66"/>
        <w:insideH w:val="single" w:sz="4" w:space="0" w:color="A8CBEE" w:themeColor="accent2" w:themeTint="66"/>
        <w:insideV w:val="single" w:sz="4" w:space="0" w:color="A8CBEE" w:themeColor="accent2" w:themeTint="66"/>
      </w:tblBorders>
    </w:tblPr>
    <w:tblStylePr w:type="firstRow">
      <w:rPr>
        <w:b/>
        <w:bCs/>
      </w:rPr>
      <w:tblPr/>
      <w:tcPr>
        <w:tcBorders>
          <w:bottom w:val="single" w:sz="12" w:space="0" w:color="7EB1E6" w:themeColor="accent2" w:themeTint="99"/>
        </w:tcBorders>
      </w:tcPr>
    </w:tblStylePr>
    <w:tblStylePr w:type="lastRow">
      <w:rPr>
        <w:b/>
        <w:bCs/>
      </w:rPr>
      <w:tblPr/>
      <w:tcPr>
        <w:tcBorders>
          <w:top w:val="double" w:sz="2" w:space="0" w:color="7EB1E6" w:themeColor="accent2" w:themeTint="99"/>
        </w:tcBorders>
      </w:tcPr>
    </w:tblStylePr>
    <w:tblStylePr w:type="firstCol">
      <w:rPr>
        <w:b/>
        <w:bCs/>
      </w:rPr>
    </w:tblStylePr>
    <w:tblStylePr w:type="lastCol">
      <w:rPr>
        <w:b/>
        <w:bCs/>
      </w:rPr>
    </w:tblStylePr>
  </w:style>
  <w:style w:type="table" w:customStyle="1" w:styleId="Rastertabelle1hell1">
    <w:name w:val="Rastertabelle 1 hell1"/>
    <w:basedOn w:val="NormaleTabelle"/>
    <w:uiPriority w:val="46"/>
    <w:rsid w:val="005307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Rastertabelle1hell-Akzent11">
    <w:name w:val="Rastertabelle 1 hell - Akzent 11"/>
    <w:basedOn w:val="NormaleTabelle"/>
    <w:uiPriority w:val="46"/>
    <w:rsid w:val="00530756"/>
    <w:pPr>
      <w:spacing w:after="0" w:line="240" w:lineRule="auto"/>
    </w:pPr>
    <w:tblPr>
      <w:tblStyleRowBandSize w:val="1"/>
      <w:tblStyleColBandSize w:val="1"/>
      <w:tblBorders>
        <w:top w:val="single" w:sz="4" w:space="0" w:color="C0D7EC" w:themeColor="accent1" w:themeTint="66"/>
        <w:left w:val="single" w:sz="4" w:space="0" w:color="C0D7EC" w:themeColor="accent1" w:themeTint="66"/>
        <w:bottom w:val="single" w:sz="4" w:space="0" w:color="C0D7EC" w:themeColor="accent1" w:themeTint="66"/>
        <w:right w:val="single" w:sz="4" w:space="0" w:color="C0D7EC" w:themeColor="accent1" w:themeTint="66"/>
        <w:insideH w:val="single" w:sz="4" w:space="0" w:color="C0D7EC" w:themeColor="accent1" w:themeTint="66"/>
        <w:insideV w:val="single" w:sz="4" w:space="0" w:color="C0D7EC" w:themeColor="accent1" w:themeTint="66"/>
      </w:tblBorders>
    </w:tblPr>
    <w:tblStylePr w:type="firstRow">
      <w:rPr>
        <w:b/>
        <w:bCs/>
      </w:rPr>
      <w:tblPr/>
      <w:tcPr>
        <w:tcBorders>
          <w:bottom w:val="single" w:sz="12" w:space="0" w:color="A0C3E3" w:themeColor="accent1" w:themeTint="99"/>
        </w:tcBorders>
      </w:tcPr>
    </w:tblStylePr>
    <w:tblStylePr w:type="lastRow">
      <w:rPr>
        <w:b/>
        <w:bCs/>
      </w:rPr>
      <w:tblPr/>
      <w:tcPr>
        <w:tcBorders>
          <w:top w:val="double" w:sz="2" w:space="0" w:color="A0C3E3" w:themeColor="accent1" w:themeTint="99"/>
        </w:tcBorders>
      </w:tcPr>
    </w:tblStylePr>
    <w:tblStylePr w:type="firstCol">
      <w:rPr>
        <w:b/>
        <w:bCs/>
      </w:rPr>
    </w:tblStylePr>
    <w:tblStylePr w:type="lastCol">
      <w:rPr>
        <w:b/>
        <w:bCs/>
      </w:rPr>
    </w:tblStylePr>
  </w:style>
  <w:style w:type="table" w:customStyle="1" w:styleId="Rastertabelle2-Akzent21">
    <w:name w:val="Rastertabelle 2 - Akzent 21"/>
    <w:basedOn w:val="NormaleTabelle"/>
    <w:uiPriority w:val="47"/>
    <w:rsid w:val="00530756"/>
    <w:pPr>
      <w:spacing w:after="0" w:line="240" w:lineRule="auto"/>
    </w:pPr>
    <w:tblPr>
      <w:tblStyleRowBandSize w:val="1"/>
      <w:tblStyleColBandSize w:val="1"/>
      <w:tblBorders>
        <w:top w:val="single" w:sz="2" w:space="0" w:color="7EB1E6" w:themeColor="accent2" w:themeTint="99"/>
        <w:bottom w:val="single" w:sz="2" w:space="0" w:color="7EB1E6" w:themeColor="accent2" w:themeTint="99"/>
        <w:insideH w:val="single" w:sz="2" w:space="0" w:color="7EB1E6" w:themeColor="accent2" w:themeTint="99"/>
        <w:insideV w:val="single" w:sz="2" w:space="0" w:color="7EB1E6" w:themeColor="accent2" w:themeTint="99"/>
      </w:tblBorders>
    </w:tblPr>
    <w:tblStylePr w:type="firstRow">
      <w:rPr>
        <w:b/>
        <w:bCs/>
      </w:rPr>
      <w:tblPr/>
      <w:tcPr>
        <w:tcBorders>
          <w:top w:val="nil"/>
          <w:bottom w:val="single" w:sz="12" w:space="0" w:color="7EB1E6" w:themeColor="accent2" w:themeTint="99"/>
          <w:insideH w:val="nil"/>
          <w:insideV w:val="nil"/>
        </w:tcBorders>
        <w:shd w:val="clear" w:color="auto" w:fill="FFFFFF" w:themeFill="background1"/>
      </w:tcPr>
    </w:tblStylePr>
    <w:tblStylePr w:type="lastRow">
      <w:rPr>
        <w:b/>
        <w:bCs/>
      </w:rPr>
      <w:tblPr/>
      <w:tcPr>
        <w:tcBorders>
          <w:top w:val="double" w:sz="2" w:space="0" w:color="7EB1E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2" w:themeFillTint="33"/>
      </w:tcPr>
    </w:tblStylePr>
    <w:tblStylePr w:type="band1Horz">
      <w:tblPr/>
      <w:tcPr>
        <w:shd w:val="clear" w:color="auto" w:fill="D3E5F6" w:themeFill="accent2" w:themeFillTint="33"/>
      </w:tcPr>
    </w:tblStylePr>
  </w:style>
  <w:style w:type="table" w:customStyle="1" w:styleId="Rastertabelle2-Akzent31">
    <w:name w:val="Rastertabelle 2 - Akzent 31"/>
    <w:basedOn w:val="NormaleTabelle"/>
    <w:uiPriority w:val="47"/>
    <w:rsid w:val="00530756"/>
    <w:pPr>
      <w:spacing w:after="0" w:line="240" w:lineRule="auto"/>
    </w:pPr>
    <w:tblPr>
      <w:tblStyleRowBandSize w:val="1"/>
      <w:tblStyleColBandSize w:val="1"/>
      <w:tblBorders>
        <w:top w:val="single" w:sz="2" w:space="0" w:color="B2BBCB" w:themeColor="accent3" w:themeTint="99"/>
        <w:bottom w:val="single" w:sz="2" w:space="0" w:color="B2BBCB" w:themeColor="accent3" w:themeTint="99"/>
        <w:insideH w:val="single" w:sz="2" w:space="0" w:color="B2BBCB" w:themeColor="accent3" w:themeTint="99"/>
        <w:insideV w:val="single" w:sz="2" w:space="0" w:color="B2BBCB" w:themeColor="accent3" w:themeTint="99"/>
      </w:tblBorders>
    </w:tblPr>
    <w:tblStylePr w:type="firstRow">
      <w:rPr>
        <w:b/>
        <w:bCs/>
      </w:rPr>
      <w:tblPr/>
      <w:tcPr>
        <w:tcBorders>
          <w:top w:val="nil"/>
          <w:bottom w:val="single" w:sz="12" w:space="0" w:color="B2BBCB" w:themeColor="accent3" w:themeTint="99"/>
          <w:insideH w:val="nil"/>
          <w:insideV w:val="nil"/>
        </w:tcBorders>
        <w:shd w:val="clear" w:color="auto" w:fill="FFFFFF" w:themeFill="background1"/>
      </w:tcPr>
    </w:tblStylePr>
    <w:tblStylePr w:type="lastRow">
      <w:rPr>
        <w:b/>
        <w:bCs/>
      </w:rPr>
      <w:tblPr/>
      <w:tcPr>
        <w:tcBorders>
          <w:top w:val="double" w:sz="2" w:space="0" w:color="B2BBC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3" w:themeFillTint="33"/>
      </w:tcPr>
    </w:tblStylePr>
    <w:tblStylePr w:type="band1Horz">
      <w:tblPr/>
      <w:tcPr>
        <w:shd w:val="clear" w:color="auto" w:fill="E5E8ED" w:themeFill="accent3" w:themeFillTint="33"/>
      </w:tcPr>
    </w:tblStylePr>
  </w:style>
  <w:style w:type="table" w:customStyle="1" w:styleId="Rastertabelle4-Akzent21">
    <w:name w:val="Rastertabelle 4 - Akzent 21"/>
    <w:basedOn w:val="NormaleTabelle"/>
    <w:uiPriority w:val="49"/>
    <w:rsid w:val="00530756"/>
    <w:pPr>
      <w:spacing w:after="0" w:line="240" w:lineRule="auto"/>
    </w:pPr>
    <w:tblPr>
      <w:tblStyleRowBandSize w:val="1"/>
      <w:tblStyleColBandSize w:val="1"/>
      <w:tblBorders>
        <w:top w:val="single" w:sz="4" w:space="0" w:color="7EB1E6" w:themeColor="accent2" w:themeTint="99"/>
        <w:left w:val="single" w:sz="4" w:space="0" w:color="7EB1E6" w:themeColor="accent2" w:themeTint="99"/>
        <w:bottom w:val="single" w:sz="4" w:space="0" w:color="7EB1E6" w:themeColor="accent2" w:themeTint="99"/>
        <w:right w:val="single" w:sz="4" w:space="0" w:color="7EB1E6" w:themeColor="accent2" w:themeTint="99"/>
        <w:insideH w:val="single" w:sz="4" w:space="0" w:color="7EB1E6" w:themeColor="accent2" w:themeTint="99"/>
        <w:insideV w:val="single" w:sz="4" w:space="0" w:color="7EB1E6" w:themeColor="accent2" w:themeTint="99"/>
      </w:tblBorders>
    </w:tblPr>
    <w:tblStylePr w:type="firstRow">
      <w:rPr>
        <w:b/>
        <w:bCs/>
        <w:color w:val="FFFFFF" w:themeColor="background1"/>
      </w:rPr>
      <w:tblPr/>
      <w:tcPr>
        <w:tcBorders>
          <w:top w:val="single" w:sz="4" w:space="0" w:color="297FD5" w:themeColor="accent2"/>
          <w:left w:val="single" w:sz="4" w:space="0" w:color="297FD5" w:themeColor="accent2"/>
          <w:bottom w:val="single" w:sz="4" w:space="0" w:color="297FD5" w:themeColor="accent2"/>
          <w:right w:val="single" w:sz="4" w:space="0" w:color="297FD5" w:themeColor="accent2"/>
          <w:insideH w:val="nil"/>
          <w:insideV w:val="nil"/>
        </w:tcBorders>
        <w:shd w:val="clear" w:color="auto" w:fill="297FD5" w:themeFill="accent2"/>
      </w:tcPr>
    </w:tblStylePr>
    <w:tblStylePr w:type="lastRow">
      <w:rPr>
        <w:b/>
        <w:bCs/>
      </w:rPr>
      <w:tblPr/>
      <w:tcPr>
        <w:tcBorders>
          <w:top w:val="double" w:sz="4" w:space="0" w:color="297FD5" w:themeColor="accent2"/>
        </w:tcBorders>
      </w:tcPr>
    </w:tblStylePr>
    <w:tblStylePr w:type="firstCol">
      <w:rPr>
        <w:b/>
        <w:bCs/>
      </w:rPr>
    </w:tblStylePr>
    <w:tblStylePr w:type="lastCol">
      <w:rPr>
        <w:b/>
        <w:bCs/>
      </w:rPr>
    </w:tblStylePr>
    <w:tblStylePr w:type="band1Vert">
      <w:tblPr/>
      <w:tcPr>
        <w:shd w:val="clear" w:color="auto" w:fill="D3E5F6" w:themeFill="accent2" w:themeFillTint="33"/>
      </w:tcPr>
    </w:tblStylePr>
    <w:tblStylePr w:type="band1Horz">
      <w:tblPr/>
      <w:tcPr>
        <w:shd w:val="clear" w:color="auto" w:fill="D3E5F6" w:themeFill="accent2" w:themeFillTint="33"/>
      </w:tcPr>
    </w:tblStylePr>
  </w:style>
  <w:style w:type="table" w:customStyle="1" w:styleId="Rastertabelle4-Akzent11">
    <w:name w:val="Rastertabelle 4 - Akzent 11"/>
    <w:basedOn w:val="NormaleTabelle"/>
    <w:uiPriority w:val="49"/>
    <w:rsid w:val="002436FC"/>
    <w:pPr>
      <w:spacing w:after="0" w:line="240" w:lineRule="auto"/>
    </w:pPr>
    <w:tblPr>
      <w:tblStyleRowBandSize w:val="1"/>
      <w:tblStyleColBandSize w:val="1"/>
      <w:tblBorders>
        <w:top w:val="single" w:sz="4" w:space="0" w:color="A0C3E3" w:themeColor="accent1" w:themeTint="99"/>
        <w:left w:val="single" w:sz="4" w:space="0" w:color="A0C3E3" w:themeColor="accent1" w:themeTint="99"/>
        <w:bottom w:val="single" w:sz="4" w:space="0" w:color="A0C3E3" w:themeColor="accent1" w:themeTint="99"/>
        <w:right w:val="single" w:sz="4" w:space="0" w:color="A0C3E3" w:themeColor="accent1" w:themeTint="99"/>
        <w:insideH w:val="single" w:sz="4" w:space="0" w:color="A0C3E3" w:themeColor="accent1" w:themeTint="99"/>
        <w:insideV w:val="single" w:sz="4" w:space="0" w:color="A0C3E3" w:themeColor="accent1" w:themeTint="99"/>
      </w:tblBorders>
    </w:tblPr>
    <w:tblStylePr w:type="firstRow">
      <w:rPr>
        <w:b/>
        <w:bCs/>
        <w:color w:val="FFFFFF" w:themeColor="background1"/>
      </w:rPr>
      <w:tblPr/>
      <w:tcPr>
        <w:tcBorders>
          <w:top w:val="single" w:sz="4" w:space="0" w:color="629DD1" w:themeColor="accent1"/>
          <w:left w:val="single" w:sz="4" w:space="0" w:color="629DD1" w:themeColor="accent1"/>
          <w:bottom w:val="single" w:sz="4" w:space="0" w:color="629DD1" w:themeColor="accent1"/>
          <w:right w:val="single" w:sz="4" w:space="0" w:color="629DD1" w:themeColor="accent1"/>
          <w:insideH w:val="nil"/>
          <w:insideV w:val="nil"/>
        </w:tcBorders>
        <w:shd w:val="clear" w:color="auto" w:fill="629DD1" w:themeFill="accent1"/>
      </w:tcPr>
    </w:tblStylePr>
    <w:tblStylePr w:type="lastRow">
      <w:rPr>
        <w:b/>
        <w:bCs/>
      </w:rPr>
      <w:tblPr/>
      <w:tcPr>
        <w:tcBorders>
          <w:top w:val="double" w:sz="4" w:space="0" w:color="629DD1" w:themeColor="accent1"/>
        </w:tcBorders>
      </w:tcPr>
    </w:tblStylePr>
    <w:tblStylePr w:type="firstCol">
      <w:rPr>
        <w:b/>
        <w:bCs/>
      </w:rPr>
    </w:tblStylePr>
    <w:tblStylePr w:type="lastCol">
      <w:rPr>
        <w:b/>
        <w:bCs/>
      </w:rPr>
    </w:tblStylePr>
    <w:tblStylePr w:type="band1Vert">
      <w:tblPr/>
      <w:tcPr>
        <w:shd w:val="clear" w:color="auto" w:fill="DFEBF5" w:themeFill="accent1" w:themeFillTint="33"/>
      </w:tcPr>
    </w:tblStylePr>
    <w:tblStylePr w:type="band1Horz">
      <w:tblPr/>
      <w:tcPr>
        <w:shd w:val="clear" w:color="auto" w:fill="DFEBF5" w:themeFill="accent1" w:themeFillTint="33"/>
      </w:tcPr>
    </w:tblStylePr>
  </w:style>
  <w:style w:type="character" w:styleId="Kommentarzeichen">
    <w:name w:val="annotation reference"/>
    <w:basedOn w:val="Absatz-Standardschriftart"/>
    <w:uiPriority w:val="99"/>
    <w:semiHidden/>
    <w:unhideWhenUsed/>
    <w:rsid w:val="00EC0842"/>
    <w:rPr>
      <w:sz w:val="18"/>
      <w:szCs w:val="18"/>
    </w:rPr>
  </w:style>
  <w:style w:type="paragraph" w:styleId="Kommentartext">
    <w:name w:val="annotation text"/>
    <w:basedOn w:val="Standard"/>
    <w:link w:val="KommentartextZchn"/>
    <w:uiPriority w:val="99"/>
    <w:semiHidden/>
    <w:unhideWhenUsed/>
    <w:rsid w:val="00EC0842"/>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EC0842"/>
    <w:rPr>
      <w:iCs/>
      <w:sz w:val="24"/>
      <w:szCs w:val="24"/>
    </w:rPr>
  </w:style>
  <w:style w:type="paragraph" w:styleId="Kommentarthema">
    <w:name w:val="annotation subject"/>
    <w:basedOn w:val="Kommentartext"/>
    <w:next w:val="Kommentartext"/>
    <w:link w:val="KommentarthemaZchn"/>
    <w:uiPriority w:val="99"/>
    <w:semiHidden/>
    <w:unhideWhenUsed/>
    <w:rsid w:val="00EC0842"/>
    <w:rPr>
      <w:b/>
      <w:bCs/>
      <w:sz w:val="20"/>
      <w:szCs w:val="20"/>
    </w:rPr>
  </w:style>
  <w:style w:type="character" w:customStyle="1" w:styleId="KommentarthemaZchn">
    <w:name w:val="Kommentarthema Zchn"/>
    <w:basedOn w:val="KommentartextZchn"/>
    <w:link w:val="Kommentarthema"/>
    <w:uiPriority w:val="99"/>
    <w:semiHidden/>
    <w:rsid w:val="00EC0842"/>
    <w:rPr>
      <w:b/>
      <w:bCs/>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zh-CN"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0117"/>
    <w:pPr>
      <w:spacing w:after="120"/>
      <w:jc w:val="both"/>
    </w:pPr>
    <w:rPr>
      <w:iCs/>
      <w:sz w:val="20"/>
      <w:szCs w:val="20"/>
      <w:lang w:val="en-US"/>
    </w:rPr>
  </w:style>
  <w:style w:type="paragraph" w:styleId="berschrift1">
    <w:name w:val="heading 1"/>
    <w:basedOn w:val="Standard"/>
    <w:next w:val="Standard"/>
    <w:link w:val="berschrift1Zchn"/>
    <w:uiPriority w:val="9"/>
    <w:qFormat/>
    <w:rsid w:val="00F628D2"/>
    <w:pPr>
      <w:pBdr>
        <w:top w:val="single" w:sz="8" w:space="0" w:color="297FD5" w:themeColor="accent2"/>
        <w:left w:val="single" w:sz="8" w:space="0" w:color="297FD5" w:themeColor="accent2"/>
        <w:bottom w:val="single" w:sz="8" w:space="0" w:color="297FD5" w:themeColor="accent2"/>
        <w:right w:val="single" w:sz="8" w:space="0" w:color="297FD5" w:themeColor="accent2"/>
      </w:pBdr>
      <w:shd w:val="clear" w:color="auto" w:fill="D3E5F6" w:themeFill="accent2" w:themeFillTint="33"/>
      <w:spacing w:before="480" w:after="100" w:line="269" w:lineRule="auto"/>
      <w:contextualSpacing/>
      <w:outlineLvl w:val="0"/>
    </w:pPr>
    <w:rPr>
      <w:rFonts w:asciiTheme="majorHAnsi" w:eastAsiaTheme="majorEastAsia" w:hAnsiTheme="majorHAnsi" w:cstheme="majorBidi"/>
      <w:b/>
      <w:bCs/>
      <w:color w:val="143E69" w:themeColor="accent2" w:themeShade="7F"/>
      <w:sz w:val="22"/>
      <w:szCs w:val="22"/>
    </w:rPr>
  </w:style>
  <w:style w:type="paragraph" w:styleId="berschrift2">
    <w:name w:val="heading 2"/>
    <w:basedOn w:val="Standard"/>
    <w:next w:val="Standard"/>
    <w:link w:val="berschrift2Zchn"/>
    <w:uiPriority w:val="9"/>
    <w:unhideWhenUsed/>
    <w:qFormat/>
    <w:rsid w:val="00F628D2"/>
    <w:pPr>
      <w:pBdr>
        <w:top w:val="single" w:sz="4" w:space="0" w:color="297FD5" w:themeColor="accent2"/>
        <w:left w:val="single" w:sz="48" w:space="2" w:color="297FD5" w:themeColor="accent2"/>
        <w:bottom w:val="single" w:sz="4" w:space="0" w:color="297FD5" w:themeColor="accent2"/>
        <w:right w:val="single" w:sz="4" w:space="4" w:color="297FD5" w:themeColor="accent2"/>
      </w:pBdr>
      <w:spacing w:before="200" w:after="100" w:line="269" w:lineRule="auto"/>
      <w:ind w:left="144"/>
      <w:contextualSpacing/>
      <w:outlineLvl w:val="1"/>
    </w:pPr>
    <w:rPr>
      <w:rFonts w:asciiTheme="majorHAnsi" w:eastAsiaTheme="majorEastAsia" w:hAnsiTheme="majorHAnsi" w:cstheme="majorBidi"/>
      <w:b/>
      <w:bCs/>
      <w:color w:val="1E5E9F" w:themeColor="accent2" w:themeShade="BF"/>
      <w:sz w:val="22"/>
      <w:szCs w:val="22"/>
    </w:rPr>
  </w:style>
  <w:style w:type="paragraph" w:styleId="berschrift3">
    <w:name w:val="heading 3"/>
    <w:basedOn w:val="Standard"/>
    <w:next w:val="Standard"/>
    <w:link w:val="berschrift3Zchn"/>
    <w:uiPriority w:val="9"/>
    <w:unhideWhenUsed/>
    <w:qFormat/>
    <w:rsid w:val="00F628D2"/>
    <w:pPr>
      <w:pBdr>
        <w:left w:val="single" w:sz="48" w:space="2" w:color="297FD5" w:themeColor="accent2"/>
        <w:bottom w:val="single" w:sz="4" w:space="0" w:color="297FD5" w:themeColor="accent2"/>
      </w:pBdr>
      <w:spacing w:before="200" w:after="100" w:line="240" w:lineRule="auto"/>
      <w:ind w:left="144"/>
      <w:contextualSpacing/>
      <w:outlineLvl w:val="2"/>
    </w:pPr>
    <w:rPr>
      <w:rFonts w:asciiTheme="majorHAnsi" w:eastAsiaTheme="majorEastAsia" w:hAnsiTheme="majorHAnsi" w:cstheme="majorBidi"/>
      <w:b/>
      <w:bCs/>
      <w:color w:val="1E5E9F" w:themeColor="accent2" w:themeShade="BF"/>
      <w:sz w:val="22"/>
      <w:szCs w:val="22"/>
    </w:rPr>
  </w:style>
  <w:style w:type="paragraph" w:styleId="berschrift4">
    <w:name w:val="heading 4"/>
    <w:basedOn w:val="Standard"/>
    <w:next w:val="Standard"/>
    <w:link w:val="berschrift4Zchn"/>
    <w:uiPriority w:val="9"/>
    <w:unhideWhenUsed/>
    <w:qFormat/>
    <w:rsid w:val="00F628D2"/>
    <w:pPr>
      <w:pBdr>
        <w:left w:val="single" w:sz="4" w:space="2" w:color="297FD5" w:themeColor="accent2"/>
        <w:bottom w:val="single" w:sz="4" w:space="2" w:color="297FD5" w:themeColor="accent2"/>
      </w:pBdr>
      <w:spacing w:before="200" w:after="100" w:line="240" w:lineRule="auto"/>
      <w:ind w:left="86"/>
      <w:contextualSpacing/>
      <w:outlineLvl w:val="3"/>
    </w:pPr>
    <w:rPr>
      <w:rFonts w:asciiTheme="majorHAnsi" w:eastAsiaTheme="majorEastAsia" w:hAnsiTheme="majorHAnsi" w:cstheme="majorBidi"/>
      <w:b/>
      <w:bCs/>
      <w:color w:val="1E5E9F" w:themeColor="accent2" w:themeShade="BF"/>
      <w:sz w:val="22"/>
      <w:szCs w:val="22"/>
    </w:rPr>
  </w:style>
  <w:style w:type="paragraph" w:styleId="berschrift5">
    <w:name w:val="heading 5"/>
    <w:basedOn w:val="Standard"/>
    <w:next w:val="Standard"/>
    <w:link w:val="berschrift5Zchn"/>
    <w:uiPriority w:val="9"/>
    <w:unhideWhenUsed/>
    <w:qFormat/>
    <w:rsid w:val="00F628D2"/>
    <w:pPr>
      <w:pBdr>
        <w:left w:val="dotted" w:sz="4" w:space="2" w:color="297FD5" w:themeColor="accent2"/>
        <w:bottom w:val="dotted" w:sz="4" w:space="2" w:color="297FD5" w:themeColor="accent2"/>
      </w:pBdr>
      <w:spacing w:before="200" w:after="100" w:line="240" w:lineRule="auto"/>
      <w:ind w:left="86"/>
      <w:contextualSpacing/>
      <w:outlineLvl w:val="4"/>
    </w:pPr>
    <w:rPr>
      <w:rFonts w:asciiTheme="majorHAnsi" w:eastAsiaTheme="majorEastAsia" w:hAnsiTheme="majorHAnsi" w:cstheme="majorBidi"/>
      <w:b/>
      <w:bCs/>
      <w:color w:val="1E5E9F" w:themeColor="accent2" w:themeShade="BF"/>
      <w:sz w:val="22"/>
      <w:szCs w:val="22"/>
    </w:rPr>
  </w:style>
  <w:style w:type="paragraph" w:styleId="berschrift6">
    <w:name w:val="heading 6"/>
    <w:basedOn w:val="Standard"/>
    <w:next w:val="Standard"/>
    <w:link w:val="berschrift6Zchn"/>
    <w:uiPriority w:val="9"/>
    <w:unhideWhenUsed/>
    <w:qFormat/>
    <w:rsid w:val="00F628D2"/>
    <w:pPr>
      <w:pBdr>
        <w:bottom w:val="single" w:sz="4" w:space="2" w:color="A8CBEE" w:themeColor="accent2" w:themeTint="66"/>
      </w:pBdr>
      <w:spacing w:before="200" w:after="100" w:line="240" w:lineRule="auto"/>
      <w:contextualSpacing/>
      <w:outlineLvl w:val="5"/>
    </w:pPr>
    <w:rPr>
      <w:rFonts w:asciiTheme="majorHAnsi" w:eastAsiaTheme="majorEastAsia" w:hAnsiTheme="majorHAnsi" w:cstheme="majorBidi"/>
      <w:color w:val="1E5E9F" w:themeColor="accent2" w:themeShade="BF"/>
      <w:sz w:val="22"/>
      <w:szCs w:val="22"/>
    </w:rPr>
  </w:style>
  <w:style w:type="paragraph" w:styleId="berschrift7">
    <w:name w:val="heading 7"/>
    <w:aliases w:val="GlossarEintrag"/>
    <w:basedOn w:val="Standard"/>
    <w:next w:val="Standard"/>
    <w:link w:val="berschrift7Zchn"/>
    <w:uiPriority w:val="9"/>
    <w:unhideWhenUsed/>
    <w:qFormat/>
    <w:rsid w:val="00F628D2"/>
    <w:pPr>
      <w:pBdr>
        <w:bottom w:val="dotted" w:sz="4" w:space="2" w:color="7EB1E6" w:themeColor="accent2" w:themeTint="99"/>
      </w:pBdr>
      <w:spacing w:before="200" w:after="100" w:line="240" w:lineRule="auto"/>
      <w:contextualSpacing/>
      <w:outlineLvl w:val="6"/>
    </w:pPr>
    <w:rPr>
      <w:rFonts w:asciiTheme="majorHAnsi" w:eastAsiaTheme="majorEastAsia" w:hAnsiTheme="majorHAnsi" w:cstheme="majorBidi"/>
      <w:color w:val="1E5E9F" w:themeColor="accent2" w:themeShade="BF"/>
      <w:sz w:val="22"/>
      <w:szCs w:val="22"/>
    </w:rPr>
  </w:style>
  <w:style w:type="paragraph" w:styleId="berschrift8">
    <w:name w:val="heading 8"/>
    <w:basedOn w:val="Standard"/>
    <w:next w:val="Standard"/>
    <w:link w:val="berschrift8Zchn"/>
    <w:uiPriority w:val="9"/>
    <w:unhideWhenUsed/>
    <w:qFormat/>
    <w:rsid w:val="00F628D2"/>
    <w:pPr>
      <w:spacing w:before="200" w:after="100" w:line="240" w:lineRule="auto"/>
      <w:contextualSpacing/>
      <w:outlineLvl w:val="7"/>
    </w:pPr>
    <w:rPr>
      <w:rFonts w:asciiTheme="majorHAnsi" w:eastAsiaTheme="majorEastAsia" w:hAnsiTheme="majorHAnsi" w:cstheme="majorBidi"/>
      <w:color w:val="297FD5" w:themeColor="accent2"/>
      <w:sz w:val="22"/>
      <w:szCs w:val="22"/>
    </w:rPr>
  </w:style>
  <w:style w:type="paragraph" w:styleId="berschrift9">
    <w:name w:val="heading 9"/>
    <w:basedOn w:val="Standard"/>
    <w:next w:val="Standard"/>
    <w:link w:val="berschrift9Zchn"/>
    <w:uiPriority w:val="9"/>
    <w:semiHidden/>
    <w:unhideWhenUsed/>
    <w:qFormat/>
    <w:rsid w:val="00F628D2"/>
    <w:pPr>
      <w:spacing w:before="200" w:after="100" w:line="240" w:lineRule="auto"/>
      <w:contextualSpacing/>
      <w:outlineLvl w:val="8"/>
    </w:pPr>
    <w:rPr>
      <w:rFonts w:asciiTheme="majorHAnsi" w:eastAsiaTheme="majorEastAsia" w:hAnsiTheme="majorHAnsi" w:cstheme="majorBidi"/>
      <w:color w:val="297FD5" w:themeColor="accen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628D2"/>
    <w:pPr>
      <w:pBdr>
        <w:top w:val="single" w:sz="48" w:space="0" w:color="297FD5" w:themeColor="accent2"/>
        <w:bottom w:val="single" w:sz="48" w:space="0" w:color="297FD5" w:themeColor="accent2"/>
      </w:pBdr>
      <w:shd w:val="clear" w:color="auto" w:fill="297FD5"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elZchn">
    <w:name w:val="Titel Zchn"/>
    <w:basedOn w:val="Absatz-Standardschriftart"/>
    <w:link w:val="Titel"/>
    <w:uiPriority w:val="10"/>
    <w:rsid w:val="00F628D2"/>
    <w:rPr>
      <w:rFonts w:asciiTheme="majorHAnsi" w:eastAsiaTheme="majorEastAsia" w:hAnsiTheme="majorHAnsi" w:cstheme="majorBidi"/>
      <w:i/>
      <w:iCs/>
      <w:color w:val="FFFFFF" w:themeColor="background1"/>
      <w:spacing w:val="10"/>
      <w:sz w:val="48"/>
      <w:szCs w:val="48"/>
      <w:shd w:val="clear" w:color="auto" w:fill="297FD5" w:themeFill="accent2"/>
    </w:rPr>
  </w:style>
  <w:style w:type="paragraph" w:styleId="Untertitel">
    <w:name w:val="Subtitle"/>
    <w:basedOn w:val="Standard"/>
    <w:next w:val="Standard"/>
    <w:link w:val="UntertitelZchn"/>
    <w:uiPriority w:val="11"/>
    <w:qFormat/>
    <w:rsid w:val="00F628D2"/>
    <w:pPr>
      <w:pBdr>
        <w:bottom w:val="dotted" w:sz="8" w:space="10" w:color="297FD5" w:themeColor="accent2"/>
      </w:pBdr>
      <w:spacing w:before="200" w:after="900" w:line="240" w:lineRule="auto"/>
      <w:jc w:val="center"/>
    </w:pPr>
    <w:rPr>
      <w:rFonts w:asciiTheme="majorHAnsi" w:eastAsiaTheme="majorEastAsia" w:hAnsiTheme="majorHAnsi" w:cstheme="majorBidi"/>
      <w:color w:val="143E69" w:themeColor="accent2" w:themeShade="7F"/>
      <w:sz w:val="24"/>
      <w:szCs w:val="24"/>
    </w:rPr>
  </w:style>
  <w:style w:type="character" w:customStyle="1" w:styleId="UntertitelZchn">
    <w:name w:val="Untertitel Zchn"/>
    <w:basedOn w:val="Absatz-Standardschriftart"/>
    <w:link w:val="Untertitel"/>
    <w:uiPriority w:val="11"/>
    <w:rsid w:val="00F628D2"/>
    <w:rPr>
      <w:rFonts w:asciiTheme="majorHAnsi" w:eastAsiaTheme="majorEastAsia" w:hAnsiTheme="majorHAnsi" w:cstheme="majorBidi"/>
      <w:i/>
      <w:iCs/>
      <w:color w:val="143E69" w:themeColor="accent2" w:themeShade="7F"/>
      <w:sz w:val="24"/>
      <w:szCs w:val="24"/>
    </w:rPr>
  </w:style>
  <w:style w:type="character" w:customStyle="1" w:styleId="berschrift1Zchn">
    <w:name w:val="Überschrift 1 Zchn"/>
    <w:basedOn w:val="Absatz-Standardschriftart"/>
    <w:link w:val="berschrift1"/>
    <w:uiPriority w:val="9"/>
    <w:rsid w:val="00F628D2"/>
    <w:rPr>
      <w:rFonts w:asciiTheme="majorHAnsi" w:eastAsiaTheme="majorEastAsia" w:hAnsiTheme="majorHAnsi" w:cstheme="majorBidi"/>
      <w:b/>
      <w:bCs/>
      <w:i/>
      <w:iCs/>
      <w:color w:val="143E69" w:themeColor="accent2" w:themeShade="7F"/>
      <w:shd w:val="clear" w:color="auto" w:fill="D3E5F6" w:themeFill="accent2" w:themeFillTint="33"/>
    </w:rPr>
  </w:style>
  <w:style w:type="paragraph" w:styleId="Inhaltsverzeichnisberschrift">
    <w:name w:val="TOC Heading"/>
    <w:basedOn w:val="berschrift1"/>
    <w:next w:val="Standard"/>
    <w:uiPriority w:val="39"/>
    <w:unhideWhenUsed/>
    <w:qFormat/>
    <w:rsid w:val="00F628D2"/>
    <w:pPr>
      <w:outlineLvl w:val="9"/>
    </w:pPr>
    <w:rPr>
      <w:lang w:bidi="en-US"/>
    </w:rPr>
  </w:style>
  <w:style w:type="paragraph" w:styleId="Sprechblasentext">
    <w:name w:val="Balloon Text"/>
    <w:basedOn w:val="Standard"/>
    <w:link w:val="SprechblasentextZchn"/>
    <w:uiPriority w:val="99"/>
    <w:semiHidden/>
    <w:unhideWhenUsed/>
    <w:rsid w:val="000E42A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42A6"/>
    <w:rPr>
      <w:rFonts w:ascii="Tahoma" w:hAnsi="Tahoma" w:cs="Tahoma"/>
      <w:sz w:val="16"/>
      <w:szCs w:val="16"/>
    </w:rPr>
  </w:style>
  <w:style w:type="character" w:customStyle="1" w:styleId="berschrift2Zchn">
    <w:name w:val="Überschrift 2 Zchn"/>
    <w:basedOn w:val="Absatz-Standardschriftart"/>
    <w:link w:val="berschrift2"/>
    <w:uiPriority w:val="9"/>
    <w:rsid w:val="00F628D2"/>
    <w:rPr>
      <w:rFonts w:asciiTheme="majorHAnsi" w:eastAsiaTheme="majorEastAsia" w:hAnsiTheme="majorHAnsi" w:cstheme="majorBidi"/>
      <w:b/>
      <w:bCs/>
      <w:i/>
      <w:iCs/>
      <w:color w:val="1E5E9F" w:themeColor="accent2" w:themeShade="BF"/>
    </w:rPr>
  </w:style>
  <w:style w:type="character" w:customStyle="1" w:styleId="berschrift3Zchn">
    <w:name w:val="Überschrift 3 Zchn"/>
    <w:basedOn w:val="Absatz-Standardschriftart"/>
    <w:link w:val="berschrift3"/>
    <w:uiPriority w:val="9"/>
    <w:rsid w:val="00F628D2"/>
    <w:rPr>
      <w:rFonts w:asciiTheme="majorHAnsi" w:eastAsiaTheme="majorEastAsia" w:hAnsiTheme="majorHAnsi" w:cstheme="majorBidi"/>
      <w:b/>
      <w:bCs/>
      <w:i/>
      <w:iCs/>
      <w:color w:val="1E5E9F" w:themeColor="accent2" w:themeShade="BF"/>
    </w:rPr>
  </w:style>
  <w:style w:type="character" w:customStyle="1" w:styleId="berschrift4Zchn">
    <w:name w:val="Überschrift 4 Zchn"/>
    <w:basedOn w:val="Absatz-Standardschriftart"/>
    <w:link w:val="berschrift4"/>
    <w:uiPriority w:val="9"/>
    <w:rsid w:val="00F628D2"/>
    <w:rPr>
      <w:rFonts w:asciiTheme="majorHAnsi" w:eastAsiaTheme="majorEastAsia" w:hAnsiTheme="majorHAnsi" w:cstheme="majorBidi"/>
      <w:b/>
      <w:bCs/>
      <w:i/>
      <w:iCs/>
      <w:color w:val="1E5E9F" w:themeColor="accent2" w:themeShade="BF"/>
    </w:rPr>
  </w:style>
  <w:style w:type="character" w:customStyle="1" w:styleId="berschrift5Zchn">
    <w:name w:val="Überschrift 5 Zchn"/>
    <w:basedOn w:val="Absatz-Standardschriftart"/>
    <w:link w:val="berschrift5"/>
    <w:uiPriority w:val="9"/>
    <w:rsid w:val="00F628D2"/>
    <w:rPr>
      <w:rFonts w:asciiTheme="majorHAnsi" w:eastAsiaTheme="majorEastAsia" w:hAnsiTheme="majorHAnsi" w:cstheme="majorBidi"/>
      <w:b/>
      <w:bCs/>
      <w:i/>
      <w:iCs/>
      <w:color w:val="1E5E9F" w:themeColor="accent2" w:themeShade="BF"/>
    </w:rPr>
  </w:style>
  <w:style w:type="character" w:customStyle="1" w:styleId="berschrift6Zchn">
    <w:name w:val="Überschrift 6 Zchn"/>
    <w:basedOn w:val="Absatz-Standardschriftart"/>
    <w:link w:val="berschrift6"/>
    <w:uiPriority w:val="9"/>
    <w:rsid w:val="00F628D2"/>
    <w:rPr>
      <w:rFonts w:asciiTheme="majorHAnsi" w:eastAsiaTheme="majorEastAsia" w:hAnsiTheme="majorHAnsi" w:cstheme="majorBidi"/>
      <w:i/>
      <w:iCs/>
      <w:color w:val="1E5E9F" w:themeColor="accent2" w:themeShade="BF"/>
    </w:rPr>
  </w:style>
  <w:style w:type="character" w:customStyle="1" w:styleId="berschrift7Zchn">
    <w:name w:val="Überschrift 7 Zchn"/>
    <w:aliases w:val="GlossarEintrag Zchn"/>
    <w:basedOn w:val="Absatz-Standardschriftart"/>
    <w:link w:val="berschrift7"/>
    <w:uiPriority w:val="9"/>
    <w:rsid w:val="00F628D2"/>
    <w:rPr>
      <w:rFonts w:asciiTheme="majorHAnsi" w:eastAsiaTheme="majorEastAsia" w:hAnsiTheme="majorHAnsi" w:cstheme="majorBidi"/>
      <w:i/>
      <w:iCs/>
      <w:color w:val="1E5E9F" w:themeColor="accent2" w:themeShade="BF"/>
    </w:rPr>
  </w:style>
  <w:style w:type="character" w:customStyle="1" w:styleId="berschrift8Zchn">
    <w:name w:val="Überschrift 8 Zchn"/>
    <w:basedOn w:val="Absatz-Standardschriftart"/>
    <w:link w:val="berschrift8"/>
    <w:uiPriority w:val="9"/>
    <w:rsid w:val="00F628D2"/>
    <w:rPr>
      <w:rFonts w:asciiTheme="majorHAnsi" w:eastAsiaTheme="majorEastAsia" w:hAnsiTheme="majorHAnsi" w:cstheme="majorBidi"/>
      <w:i/>
      <w:iCs/>
      <w:color w:val="297FD5" w:themeColor="accent2"/>
    </w:rPr>
  </w:style>
  <w:style w:type="character" w:customStyle="1" w:styleId="berschrift9Zchn">
    <w:name w:val="Überschrift 9 Zchn"/>
    <w:basedOn w:val="Absatz-Standardschriftart"/>
    <w:link w:val="berschrift9"/>
    <w:uiPriority w:val="9"/>
    <w:semiHidden/>
    <w:rsid w:val="00F628D2"/>
    <w:rPr>
      <w:rFonts w:asciiTheme="majorHAnsi" w:eastAsiaTheme="majorEastAsia" w:hAnsiTheme="majorHAnsi" w:cstheme="majorBidi"/>
      <w:i/>
      <w:iCs/>
      <w:color w:val="297FD5" w:themeColor="accent2"/>
      <w:sz w:val="20"/>
      <w:szCs w:val="20"/>
    </w:rPr>
  </w:style>
  <w:style w:type="character" w:styleId="Fett">
    <w:name w:val="Strong"/>
    <w:uiPriority w:val="22"/>
    <w:qFormat/>
    <w:rsid w:val="00F628D2"/>
    <w:rPr>
      <w:b/>
      <w:bCs/>
      <w:spacing w:val="0"/>
    </w:rPr>
  </w:style>
  <w:style w:type="character" w:styleId="Hervorhebung">
    <w:name w:val="Emphasis"/>
    <w:uiPriority w:val="20"/>
    <w:qFormat/>
    <w:rsid w:val="00F628D2"/>
    <w:rPr>
      <w:rFonts w:asciiTheme="majorHAnsi" w:eastAsiaTheme="majorEastAsia" w:hAnsiTheme="majorHAnsi" w:cstheme="majorBidi"/>
      <w:b/>
      <w:bCs/>
      <w:i/>
      <w:iCs/>
      <w:color w:val="297FD5" w:themeColor="accent2"/>
      <w:bdr w:val="single" w:sz="18" w:space="0" w:color="D3E5F6" w:themeColor="accent2" w:themeTint="33"/>
      <w:shd w:val="clear" w:color="auto" w:fill="D3E5F6" w:themeFill="accent2" w:themeFillTint="33"/>
    </w:rPr>
  </w:style>
  <w:style w:type="paragraph" w:styleId="KeinLeerraum">
    <w:name w:val="No Spacing"/>
    <w:basedOn w:val="Standard"/>
    <w:link w:val="KeinLeerraumZchn"/>
    <w:uiPriority w:val="1"/>
    <w:qFormat/>
    <w:rsid w:val="00F628D2"/>
    <w:pPr>
      <w:spacing w:after="0" w:line="240" w:lineRule="auto"/>
    </w:pPr>
  </w:style>
  <w:style w:type="paragraph" w:styleId="Listenabsatz">
    <w:name w:val="List Paragraph"/>
    <w:basedOn w:val="Standard"/>
    <w:uiPriority w:val="34"/>
    <w:qFormat/>
    <w:rsid w:val="00F628D2"/>
    <w:pPr>
      <w:ind w:left="720"/>
      <w:contextualSpacing/>
    </w:pPr>
  </w:style>
  <w:style w:type="paragraph" w:styleId="Zitat">
    <w:name w:val="Quote"/>
    <w:basedOn w:val="Standard"/>
    <w:next w:val="Standard"/>
    <w:link w:val="ZitatZchn"/>
    <w:uiPriority w:val="29"/>
    <w:qFormat/>
    <w:rsid w:val="00F628D2"/>
    <w:rPr>
      <w:i/>
      <w:iCs w:val="0"/>
      <w:color w:val="1E5E9F" w:themeColor="accent2" w:themeShade="BF"/>
    </w:rPr>
  </w:style>
  <w:style w:type="character" w:customStyle="1" w:styleId="ZitatZchn">
    <w:name w:val="Zitat Zchn"/>
    <w:basedOn w:val="Absatz-Standardschriftart"/>
    <w:link w:val="Zitat"/>
    <w:uiPriority w:val="29"/>
    <w:rsid w:val="00F628D2"/>
    <w:rPr>
      <w:color w:val="1E5E9F" w:themeColor="accent2" w:themeShade="BF"/>
      <w:sz w:val="20"/>
      <w:szCs w:val="20"/>
    </w:rPr>
  </w:style>
  <w:style w:type="paragraph" w:styleId="IntensivesZitat">
    <w:name w:val="Intense Quote"/>
    <w:basedOn w:val="Standard"/>
    <w:next w:val="Standard"/>
    <w:link w:val="IntensivesZitatZchn"/>
    <w:uiPriority w:val="30"/>
    <w:qFormat/>
    <w:rsid w:val="00F628D2"/>
    <w:pPr>
      <w:pBdr>
        <w:top w:val="dotted" w:sz="8" w:space="10" w:color="297FD5" w:themeColor="accent2"/>
        <w:bottom w:val="dotted" w:sz="8" w:space="10" w:color="297FD5" w:themeColor="accent2"/>
      </w:pBdr>
      <w:spacing w:line="300" w:lineRule="auto"/>
      <w:ind w:left="2160" w:right="2160"/>
      <w:jc w:val="center"/>
    </w:pPr>
    <w:rPr>
      <w:rFonts w:asciiTheme="majorHAnsi" w:eastAsiaTheme="majorEastAsia" w:hAnsiTheme="majorHAnsi" w:cstheme="majorBidi"/>
      <w:b/>
      <w:bCs/>
      <w:color w:val="297FD5" w:themeColor="accent2"/>
    </w:rPr>
  </w:style>
  <w:style w:type="character" w:customStyle="1" w:styleId="IntensivesZitatZchn">
    <w:name w:val="Intensives Zitat Zchn"/>
    <w:basedOn w:val="Absatz-Standardschriftart"/>
    <w:link w:val="IntensivesZitat"/>
    <w:uiPriority w:val="30"/>
    <w:rsid w:val="00F628D2"/>
    <w:rPr>
      <w:rFonts w:asciiTheme="majorHAnsi" w:eastAsiaTheme="majorEastAsia" w:hAnsiTheme="majorHAnsi" w:cstheme="majorBidi"/>
      <w:b/>
      <w:bCs/>
      <w:i/>
      <w:iCs/>
      <w:color w:val="297FD5" w:themeColor="accent2"/>
      <w:sz w:val="20"/>
      <w:szCs w:val="20"/>
    </w:rPr>
  </w:style>
  <w:style w:type="character" w:styleId="SchwacheHervorhebung">
    <w:name w:val="Subtle Emphasis"/>
    <w:uiPriority w:val="19"/>
    <w:qFormat/>
    <w:rsid w:val="00F628D2"/>
    <w:rPr>
      <w:rFonts w:asciiTheme="majorHAnsi" w:eastAsiaTheme="majorEastAsia" w:hAnsiTheme="majorHAnsi" w:cstheme="majorBidi"/>
      <w:i/>
      <w:iCs/>
      <w:color w:val="297FD5" w:themeColor="accent2"/>
    </w:rPr>
  </w:style>
  <w:style w:type="character" w:styleId="IntensiveHervorhebung">
    <w:name w:val="Intense Emphasis"/>
    <w:uiPriority w:val="21"/>
    <w:qFormat/>
    <w:rsid w:val="00F628D2"/>
    <w:rPr>
      <w:rFonts w:asciiTheme="majorHAnsi" w:eastAsiaTheme="majorEastAsia" w:hAnsiTheme="majorHAnsi" w:cstheme="majorBidi"/>
      <w:b/>
      <w:bCs/>
      <w:i/>
      <w:iCs/>
      <w:dstrike w:val="0"/>
      <w:color w:val="FFFFFF" w:themeColor="background1"/>
      <w:bdr w:val="single" w:sz="18" w:space="0" w:color="297FD5" w:themeColor="accent2"/>
      <w:shd w:val="clear" w:color="auto" w:fill="297FD5" w:themeFill="accent2"/>
      <w:vertAlign w:val="baseline"/>
    </w:rPr>
  </w:style>
  <w:style w:type="character" w:styleId="SchwacherVerweis">
    <w:name w:val="Subtle Reference"/>
    <w:uiPriority w:val="31"/>
    <w:qFormat/>
    <w:rsid w:val="00F628D2"/>
    <w:rPr>
      <w:i/>
      <w:iCs/>
      <w:smallCaps/>
      <w:color w:val="297FD5" w:themeColor="accent2"/>
      <w:u w:color="297FD5" w:themeColor="accent2"/>
    </w:rPr>
  </w:style>
  <w:style w:type="character" w:styleId="IntensiverVerweis">
    <w:name w:val="Intense Reference"/>
    <w:uiPriority w:val="32"/>
    <w:qFormat/>
    <w:rsid w:val="00F628D2"/>
    <w:rPr>
      <w:b/>
      <w:bCs/>
      <w:i/>
      <w:iCs/>
      <w:smallCaps/>
      <w:color w:val="297FD5" w:themeColor="accent2"/>
      <w:u w:color="297FD5" w:themeColor="accent2"/>
    </w:rPr>
  </w:style>
  <w:style w:type="character" w:styleId="Buchtitel">
    <w:name w:val="Book Title"/>
    <w:uiPriority w:val="33"/>
    <w:qFormat/>
    <w:rsid w:val="00F628D2"/>
    <w:rPr>
      <w:rFonts w:asciiTheme="majorHAnsi" w:eastAsiaTheme="majorEastAsia" w:hAnsiTheme="majorHAnsi" w:cstheme="majorBidi"/>
      <w:b/>
      <w:bCs/>
      <w:i/>
      <w:iCs/>
      <w:smallCaps/>
      <w:color w:val="1E5E9F" w:themeColor="accent2" w:themeShade="BF"/>
      <w:u w:val="single"/>
    </w:rPr>
  </w:style>
  <w:style w:type="paragraph" w:styleId="Beschriftung">
    <w:name w:val="caption"/>
    <w:basedOn w:val="Standard"/>
    <w:next w:val="Standard"/>
    <w:uiPriority w:val="35"/>
    <w:unhideWhenUsed/>
    <w:qFormat/>
    <w:rsid w:val="00F628D2"/>
    <w:rPr>
      <w:b/>
      <w:bCs/>
      <w:color w:val="1E5E9F" w:themeColor="accent2" w:themeShade="BF"/>
      <w:sz w:val="18"/>
      <w:szCs w:val="18"/>
    </w:rPr>
  </w:style>
  <w:style w:type="character" w:customStyle="1" w:styleId="KeinLeerraumZchn">
    <w:name w:val="Kein Leerraum Zchn"/>
    <w:basedOn w:val="Absatz-Standardschriftart"/>
    <w:link w:val="KeinLeerraum"/>
    <w:uiPriority w:val="1"/>
    <w:rsid w:val="000E42A6"/>
    <w:rPr>
      <w:i/>
      <w:iCs/>
      <w:sz w:val="20"/>
      <w:szCs w:val="20"/>
    </w:rPr>
  </w:style>
  <w:style w:type="paragraph" w:styleId="Verzeichnis1">
    <w:name w:val="toc 1"/>
    <w:basedOn w:val="Standard"/>
    <w:next w:val="Standard"/>
    <w:autoRedefine/>
    <w:uiPriority w:val="39"/>
    <w:unhideWhenUsed/>
    <w:rsid w:val="003437EF"/>
    <w:pPr>
      <w:spacing w:after="100"/>
    </w:pPr>
  </w:style>
  <w:style w:type="paragraph" w:styleId="Verzeichnis2">
    <w:name w:val="toc 2"/>
    <w:basedOn w:val="Standard"/>
    <w:next w:val="Standard"/>
    <w:autoRedefine/>
    <w:uiPriority w:val="39"/>
    <w:unhideWhenUsed/>
    <w:rsid w:val="003437EF"/>
    <w:pPr>
      <w:spacing w:after="100"/>
      <w:ind w:left="200"/>
    </w:pPr>
  </w:style>
  <w:style w:type="character" w:styleId="Hyperlink">
    <w:name w:val="Hyperlink"/>
    <w:basedOn w:val="Absatz-Standardschriftart"/>
    <w:uiPriority w:val="99"/>
    <w:unhideWhenUsed/>
    <w:rsid w:val="003437EF"/>
    <w:rPr>
      <w:color w:val="9454C3" w:themeColor="hyperlink"/>
      <w:u w:val="single"/>
    </w:rPr>
  </w:style>
  <w:style w:type="paragraph" w:styleId="Aufzhlungszeichen">
    <w:name w:val="List Bullet"/>
    <w:basedOn w:val="Standard"/>
    <w:semiHidden/>
    <w:unhideWhenUsed/>
    <w:rsid w:val="0020104D"/>
    <w:pPr>
      <w:numPr>
        <w:numId w:val="1"/>
      </w:numPr>
      <w:spacing w:after="0" w:line="240" w:lineRule="auto"/>
      <w:jc w:val="left"/>
    </w:pPr>
    <w:rPr>
      <w:rFonts w:ascii="Arial" w:eastAsia="Times New Roman" w:hAnsi="Arial" w:cs="Arial"/>
      <w:iCs w:val="0"/>
      <w:sz w:val="22"/>
      <w:szCs w:val="22"/>
      <w:lang w:eastAsia="en-US"/>
    </w:rPr>
  </w:style>
  <w:style w:type="paragraph" w:styleId="Textkrper">
    <w:name w:val="Body Text"/>
    <w:basedOn w:val="Standard"/>
    <w:link w:val="TextkrperZchn"/>
    <w:semiHidden/>
    <w:unhideWhenUsed/>
    <w:rsid w:val="0020104D"/>
    <w:pPr>
      <w:spacing w:line="240" w:lineRule="auto"/>
      <w:jc w:val="left"/>
    </w:pPr>
    <w:rPr>
      <w:rFonts w:ascii="Arial" w:eastAsia="Times New Roman" w:hAnsi="Arial" w:cs="Times New Roman"/>
      <w:iCs w:val="0"/>
      <w:sz w:val="22"/>
      <w:szCs w:val="24"/>
      <w:lang w:eastAsia="en-US"/>
    </w:rPr>
  </w:style>
  <w:style w:type="character" w:customStyle="1" w:styleId="TextkrperZchn">
    <w:name w:val="Textkörper Zchn"/>
    <w:basedOn w:val="Absatz-Standardschriftart"/>
    <w:link w:val="Textkrper"/>
    <w:semiHidden/>
    <w:rsid w:val="0020104D"/>
    <w:rPr>
      <w:rFonts w:ascii="Arial" w:eastAsia="Times New Roman" w:hAnsi="Arial" w:cs="Times New Roman"/>
      <w:szCs w:val="24"/>
      <w:lang w:val="en-US" w:eastAsia="en-US"/>
    </w:rPr>
  </w:style>
  <w:style w:type="paragraph" w:styleId="Verzeichnis3">
    <w:name w:val="toc 3"/>
    <w:basedOn w:val="Standard"/>
    <w:next w:val="Standard"/>
    <w:autoRedefine/>
    <w:uiPriority w:val="39"/>
    <w:unhideWhenUsed/>
    <w:rsid w:val="00D413BD"/>
    <w:pPr>
      <w:spacing w:after="100"/>
      <w:ind w:left="400"/>
    </w:pPr>
  </w:style>
  <w:style w:type="paragraph" w:styleId="Index1">
    <w:name w:val="index 1"/>
    <w:basedOn w:val="Standard"/>
    <w:next w:val="Standard"/>
    <w:autoRedefine/>
    <w:uiPriority w:val="99"/>
    <w:semiHidden/>
    <w:unhideWhenUsed/>
    <w:rsid w:val="004C594E"/>
    <w:pPr>
      <w:spacing w:after="0" w:line="240" w:lineRule="auto"/>
      <w:ind w:left="200" w:hanging="200"/>
    </w:pPr>
  </w:style>
  <w:style w:type="paragraph" w:styleId="Endnotentext">
    <w:name w:val="endnote text"/>
    <w:basedOn w:val="Standard"/>
    <w:link w:val="EndnotentextZchn"/>
    <w:uiPriority w:val="99"/>
    <w:semiHidden/>
    <w:unhideWhenUsed/>
    <w:rsid w:val="004C594E"/>
    <w:pPr>
      <w:spacing w:after="0" w:line="240" w:lineRule="auto"/>
    </w:pPr>
  </w:style>
  <w:style w:type="character" w:customStyle="1" w:styleId="EndnotentextZchn">
    <w:name w:val="Endnotentext Zchn"/>
    <w:basedOn w:val="Absatz-Standardschriftart"/>
    <w:link w:val="Endnotentext"/>
    <w:uiPriority w:val="99"/>
    <w:semiHidden/>
    <w:rsid w:val="004C594E"/>
    <w:rPr>
      <w:iCs/>
      <w:sz w:val="20"/>
      <w:szCs w:val="20"/>
    </w:rPr>
  </w:style>
  <w:style w:type="character" w:styleId="Endnotenzeichen">
    <w:name w:val="endnote reference"/>
    <w:basedOn w:val="Absatz-Standardschriftart"/>
    <w:uiPriority w:val="99"/>
    <w:semiHidden/>
    <w:unhideWhenUsed/>
    <w:rsid w:val="004C594E"/>
    <w:rPr>
      <w:vertAlign w:val="superscript"/>
    </w:rPr>
  </w:style>
  <w:style w:type="paragraph" w:styleId="Kopfzeile">
    <w:name w:val="header"/>
    <w:basedOn w:val="Standard"/>
    <w:link w:val="KopfzeileZchn"/>
    <w:uiPriority w:val="99"/>
    <w:unhideWhenUsed/>
    <w:rsid w:val="00A31F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1F5B"/>
    <w:rPr>
      <w:iCs/>
      <w:sz w:val="20"/>
      <w:szCs w:val="20"/>
    </w:rPr>
  </w:style>
  <w:style w:type="paragraph" w:styleId="Fuzeile">
    <w:name w:val="footer"/>
    <w:basedOn w:val="Standard"/>
    <w:link w:val="FuzeileZchn"/>
    <w:uiPriority w:val="99"/>
    <w:unhideWhenUsed/>
    <w:rsid w:val="00A31F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1F5B"/>
    <w:rPr>
      <w:iCs/>
      <w:sz w:val="20"/>
      <w:szCs w:val="20"/>
    </w:rPr>
  </w:style>
  <w:style w:type="paragraph" w:styleId="Abbildungsverzeichnis">
    <w:name w:val="table of figures"/>
    <w:basedOn w:val="Standard"/>
    <w:next w:val="Standard"/>
    <w:uiPriority w:val="99"/>
    <w:unhideWhenUsed/>
    <w:rsid w:val="00061637"/>
    <w:pPr>
      <w:spacing w:after="0"/>
    </w:pPr>
  </w:style>
  <w:style w:type="table" w:styleId="Tabellenraster">
    <w:name w:val="Table Grid"/>
    <w:basedOn w:val="NormaleTabelle"/>
    <w:uiPriority w:val="59"/>
    <w:rsid w:val="00AC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AC65AD"/>
    <w:pPr>
      <w:spacing w:after="0" w:line="240" w:lineRule="auto"/>
    </w:pPr>
    <w:rPr>
      <w:iCs/>
      <w:sz w:val="20"/>
      <w:szCs w:val="20"/>
    </w:rPr>
  </w:style>
  <w:style w:type="character" w:styleId="BesuchterHyperlink">
    <w:name w:val="FollowedHyperlink"/>
    <w:basedOn w:val="Absatz-Standardschriftart"/>
    <w:uiPriority w:val="99"/>
    <w:semiHidden/>
    <w:unhideWhenUsed/>
    <w:rsid w:val="009A7B94"/>
    <w:rPr>
      <w:color w:val="3EBBF0" w:themeColor="followedHyperlink"/>
      <w:u w:val="single"/>
    </w:rPr>
  </w:style>
  <w:style w:type="paragraph" w:customStyle="1" w:styleId="Default">
    <w:name w:val="Default"/>
    <w:rsid w:val="00A72A70"/>
    <w:pPr>
      <w:autoSpaceDE w:val="0"/>
      <w:autoSpaceDN w:val="0"/>
      <w:adjustRightInd w:val="0"/>
      <w:spacing w:after="0" w:line="240" w:lineRule="auto"/>
    </w:pPr>
    <w:rPr>
      <w:rFonts w:ascii="Palatino Linotype" w:hAnsi="Palatino Linotype" w:cs="Palatino Linotype"/>
      <w:color w:val="000000"/>
      <w:sz w:val="24"/>
      <w:szCs w:val="24"/>
    </w:rPr>
  </w:style>
  <w:style w:type="table" w:customStyle="1" w:styleId="EinfacheTabelle51">
    <w:name w:val="Einfache Tabelle 51"/>
    <w:basedOn w:val="NormaleTabelle"/>
    <w:uiPriority w:val="45"/>
    <w:rsid w:val="005307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21">
    <w:name w:val="Gitternetztabelle 1 hell – Akzent 21"/>
    <w:basedOn w:val="NormaleTabelle"/>
    <w:uiPriority w:val="46"/>
    <w:rsid w:val="00530756"/>
    <w:pPr>
      <w:spacing w:after="0" w:line="240" w:lineRule="auto"/>
    </w:pPr>
    <w:tblPr>
      <w:tblStyleRowBandSize w:val="1"/>
      <w:tblStyleColBandSize w:val="1"/>
      <w:tblBorders>
        <w:top w:val="single" w:sz="4" w:space="0" w:color="A8CBEE" w:themeColor="accent2" w:themeTint="66"/>
        <w:left w:val="single" w:sz="4" w:space="0" w:color="A8CBEE" w:themeColor="accent2" w:themeTint="66"/>
        <w:bottom w:val="single" w:sz="4" w:space="0" w:color="A8CBEE" w:themeColor="accent2" w:themeTint="66"/>
        <w:right w:val="single" w:sz="4" w:space="0" w:color="A8CBEE" w:themeColor="accent2" w:themeTint="66"/>
        <w:insideH w:val="single" w:sz="4" w:space="0" w:color="A8CBEE" w:themeColor="accent2" w:themeTint="66"/>
        <w:insideV w:val="single" w:sz="4" w:space="0" w:color="A8CBEE" w:themeColor="accent2" w:themeTint="66"/>
      </w:tblBorders>
    </w:tblPr>
    <w:tblStylePr w:type="firstRow">
      <w:rPr>
        <w:b/>
        <w:bCs/>
      </w:rPr>
      <w:tblPr/>
      <w:tcPr>
        <w:tcBorders>
          <w:bottom w:val="single" w:sz="12" w:space="0" w:color="7EB1E6" w:themeColor="accent2" w:themeTint="99"/>
        </w:tcBorders>
      </w:tcPr>
    </w:tblStylePr>
    <w:tblStylePr w:type="lastRow">
      <w:rPr>
        <w:b/>
        <w:bCs/>
      </w:rPr>
      <w:tblPr/>
      <w:tcPr>
        <w:tcBorders>
          <w:top w:val="double" w:sz="2" w:space="0" w:color="7EB1E6" w:themeColor="accent2" w:themeTint="99"/>
        </w:tcBorders>
      </w:tcPr>
    </w:tblStylePr>
    <w:tblStylePr w:type="firstCol">
      <w:rPr>
        <w:b/>
        <w:bCs/>
      </w:rPr>
    </w:tblStylePr>
    <w:tblStylePr w:type="lastCol">
      <w:rPr>
        <w:b/>
        <w:bCs/>
      </w:rPr>
    </w:tblStylePr>
  </w:style>
  <w:style w:type="table" w:customStyle="1" w:styleId="Rastertabelle1hell1">
    <w:name w:val="Rastertabelle 1 hell1"/>
    <w:basedOn w:val="NormaleTabelle"/>
    <w:uiPriority w:val="46"/>
    <w:rsid w:val="005307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Rastertabelle1hell-Akzent11">
    <w:name w:val="Rastertabelle 1 hell - Akzent 11"/>
    <w:basedOn w:val="NormaleTabelle"/>
    <w:uiPriority w:val="46"/>
    <w:rsid w:val="00530756"/>
    <w:pPr>
      <w:spacing w:after="0" w:line="240" w:lineRule="auto"/>
    </w:pPr>
    <w:tblPr>
      <w:tblStyleRowBandSize w:val="1"/>
      <w:tblStyleColBandSize w:val="1"/>
      <w:tblBorders>
        <w:top w:val="single" w:sz="4" w:space="0" w:color="C0D7EC" w:themeColor="accent1" w:themeTint="66"/>
        <w:left w:val="single" w:sz="4" w:space="0" w:color="C0D7EC" w:themeColor="accent1" w:themeTint="66"/>
        <w:bottom w:val="single" w:sz="4" w:space="0" w:color="C0D7EC" w:themeColor="accent1" w:themeTint="66"/>
        <w:right w:val="single" w:sz="4" w:space="0" w:color="C0D7EC" w:themeColor="accent1" w:themeTint="66"/>
        <w:insideH w:val="single" w:sz="4" w:space="0" w:color="C0D7EC" w:themeColor="accent1" w:themeTint="66"/>
        <w:insideV w:val="single" w:sz="4" w:space="0" w:color="C0D7EC" w:themeColor="accent1" w:themeTint="66"/>
      </w:tblBorders>
    </w:tblPr>
    <w:tblStylePr w:type="firstRow">
      <w:rPr>
        <w:b/>
        <w:bCs/>
      </w:rPr>
      <w:tblPr/>
      <w:tcPr>
        <w:tcBorders>
          <w:bottom w:val="single" w:sz="12" w:space="0" w:color="A0C3E3" w:themeColor="accent1" w:themeTint="99"/>
        </w:tcBorders>
      </w:tcPr>
    </w:tblStylePr>
    <w:tblStylePr w:type="lastRow">
      <w:rPr>
        <w:b/>
        <w:bCs/>
      </w:rPr>
      <w:tblPr/>
      <w:tcPr>
        <w:tcBorders>
          <w:top w:val="double" w:sz="2" w:space="0" w:color="A0C3E3" w:themeColor="accent1" w:themeTint="99"/>
        </w:tcBorders>
      </w:tcPr>
    </w:tblStylePr>
    <w:tblStylePr w:type="firstCol">
      <w:rPr>
        <w:b/>
        <w:bCs/>
      </w:rPr>
    </w:tblStylePr>
    <w:tblStylePr w:type="lastCol">
      <w:rPr>
        <w:b/>
        <w:bCs/>
      </w:rPr>
    </w:tblStylePr>
  </w:style>
  <w:style w:type="table" w:customStyle="1" w:styleId="Rastertabelle2-Akzent21">
    <w:name w:val="Rastertabelle 2 - Akzent 21"/>
    <w:basedOn w:val="NormaleTabelle"/>
    <w:uiPriority w:val="47"/>
    <w:rsid w:val="00530756"/>
    <w:pPr>
      <w:spacing w:after="0" w:line="240" w:lineRule="auto"/>
    </w:pPr>
    <w:tblPr>
      <w:tblStyleRowBandSize w:val="1"/>
      <w:tblStyleColBandSize w:val="1"/>
      <w:tblBorders>
        <w:top w:val="single" w:sz="2" w:space="0" w:color="7EB1E6" w:themeColor="accent2" w:themeTint="99"/>
        <w:bottom w:val="single" w:sz="2" w:space="0" w:color="7EB1E6" w:themeColor="accent2" w:themeTint="99"/>
        <w:insideH w:val="single" w:sz="2" w:space="0" w:color="7EB1E6" w:themeColor="accent2" w:themeTint="99"/>
        <w:insideV w:val="single" w:sz="2" w:space="0" w:color="7EB1E6" w:themeColor="accent2" w:themeTint="99"/>
      </w:tblBorders>
    </w:tblPr>
    <w:tblStylePr w:type="firstRow">
      <w:rPr>
        <w:b/>
        <w:bCs/>
      </w:rPr>
      <w:tblPr/>
      <w:tcPr>
        <w:tcBorders>
          <w:top w:val="nil"/>
          <w:bottom w:val="single" w:sz="12" w:space="0" w:color="7EB1E6" w:themeColor="accent2" w:themeTint="99"/>
          <w:insideH w:val="nil"/>
          <w:insideV w:val="nil"/>
        </w:tcBorders>
        <w:shd w:val="clear" w:color="auto" w:fill="FFFFFF" w:themeFill="background1"/>
      </w:tcPr>
    </w:tblStylePr>
    <w:tblStylePr w:type="lastRow">
      <w:rPr>
        <w:b/>
        <w:bCs/>
      </w:rPr>
      <w:tblPr/>
      <w:tcPr>
        <w:tcBorders>
          <w:top w:val="double" w:sz="2" w:space="0" w:color="7EB1E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2" w:themeFillTint="33"/>
      </w:tcPr>
    </w:tblStylePr>
    <w:tblStylePr w:type="band1Horz">
      <w:tblPr/>
      <w:tcPr>
        <w:shd w:val="clear" w:color="auto" w:fill="D3E5F6" w:themeFill="accent2" w:themeFillTint="33"/>
      </w:tcPr>
    </w:tblStylePr>
  </w:style>
  <w:style w:type="table" w:customStyle="1" w:styleId="Rastertabelle2-Akzent31">
    <w:name w:val="Rastertabelle 2 - Akzent 31"/>
    <w:basedOn w:val="NormaleTabelle"/>
    <w:uiPriority w:val="47"/>
    <w:rsid w:val="00530756"/>
    <w:pPr>
      <w:spacing w:after="0" w:line="240" w:lineRule="auto"/>
    </w:pPr>
    <w:tblPr>
      <w:tblStyleRowBandSize w:val="1"/>
      <w:tblStyleColBandSize w:val="1"/>
      <w:tblBorders>
        <w:top w:val="single" w:sz="2" w:space="0" w:color="B2BBCB" w:themeColor="accent3" w:themeTint="99"/>
        <w:bottom w:val="single" w:sz="2" w:space="0" w:color="B2BBCB" w:themeColor="accent3" w:themeTint="99"/>
        <w:insideH w:val="single" w:sz="2" w:space="0" w:color="B2BBCB" w:themeColor="accent3" w:themeTint="99"/>
        <w:insideV w:val="single" w:sz="2" w:space="0" w:color="B2BBCB" w:themeColor="accent3" w:themeTint="99"/>
      </w:tblBorders>
    </w:tblPr>
    <w:tblStylePr w:type="firstRow">
      <w:rPr>
        <w:b/>
        <w:bCs/>
      </w:rPr>
      <w:tblPr/>
      <w:tcPr>
        <w:tcBorders>
          <w:top w:val="nil"/>
          <w:bottom w:val="single" w:sz="12" w:space="0" w:color="B2BBCB" w:themeColor="accent3" w:themeTint="99"/>
          <w:insideH w:val="nil"/>
          <w:insideV w:val="nil"/>
        </w:tcBorders>
        <w:shd w:val="clear" w:color="auto" w:fill="FFFFFF" w:themeFill="background1"/>
      </w:tcPr>
    </w:tblStylePr>
    <w:tblStylePr w:type="lastRow">
      <w:rPr>
        <w:b/>
        <w:bCs/>
      </w:rPr>
      <w:tblPr/>
      <w:tcPr>
        <w:tcBorders>
          <w:top w:val="double" w:sz="2" w:space="0" w:color="B2BBC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3" w:themeFillTint="33"/>
      </w:tcPr>
    </w:tblStylePr>
    <w:tblStylePr w:type="band1Horz">
      <w:tblPr/>
      <w:tcPr>
        <w:shd w:val="clear" w:color="auto" w:fill="E5E8ED" w:themeFill="accent3" w:themeFillTint="33"/>
      </w:tcPr>
    </w:tblStylePr>
  </w:style>
  <w:style w:type="table" w:customStyle="1" w:styleId="Rastertabelle4-Akzent21">
    <w:name w:val="Rastertabelle 4 - Akzent 21"/>
    <w:basedOn w:val="NormaleTabelle"/>
    <w:uiPriority w:val="49"/>
    <w:rsid w:val="00530756"/>
    <w:pPr>
      <w:spacing w:after="0" w:line="240" w:lineRule="auto"/>
    </w:pPr>
    <w:tblPr>
      <w:tblStyleRowBandSize w:val="1"/>
      <w:tblStyleColBandSize w:val="1"/>
      <w:tblBorders>
        <w:top w:val="single" w:sz="4" w:space="0" w:color="7EB1E6" w:themeColor="accent2" w:themeTint="99"/>
        <w:left w:val="single" w:sz="4" w:space="0" w:color="7EB1E6" w:themeColor="accent2" w:themeTint="99"/>
        <w:bottom w:val="single" w:sz="4" w:space="0" w:color="7EB1E6" w:themeColor="accent2" w:themeTint="99"/>
        <w:right w:val="single" w:sz="4" w:space="0" w:color="7EB1E6" w:themeColor="accent2" w:themeTint="99"/>
        <w:insideH w:val="single" w:sz="4" w:space="0" w:color="7EB1E6" w:themeColor="accent2" w:themeTint="99"/>
        <w:insideV w:val="single" w:sz="4" w:space="0" w:color="7EB1E6" w:themeColor="accent2" w:themeTint="99"/>
      </w:tblBorders>
    </w:tblPr>
    <w:tblStylePr w:type="firstRow">
      <w:rPr>
        <w:b/>
        <w:bCs/>
        <w:color w:val="FFFFFF" w:themeColor="background1"/>
      </w:rPr>
      <w:tblPr/>
      <w:tcPr>
        <w:tcBorders>
          <w:top w:val="single" w:sz="4" w:space="0" w:color="297FD5" w:themeColor="accent2"/>
          <w:left w:val="single" w:sz="4" w:space="0" w:color="297FD5" w:themeColor="accent2"/>
          <w:bottom w:val="single" w:sz="4" w:space="0" w:color="297FD5" w:themeColor="accent2"/>
          <w:right w:val="single" w:sz="4" w:space="0" w:color="297FD5" w:themeColor="accent2"/>
          <w:insideH w:val="nil"/>
          <w:insideV w:val="nil"/>
        </w:tcBorders>
        <w:shd w:val="clear" w:color="auto" w:fill="297FD5" w:themeFill="accent2"/>
      </w:tcPr>
    </w:tblStylePr>
    <w:tblStylePr w:type="lastRow">
      <w:rPr>
        <w:b/>
        <w:bCs/>
      </w:rPr>
      <w:tblPr/>
      <w:tcPr>
        <w:tcBorders>
          <w:top w:val="double" w:sz="4" w:space="0" w:color="297FD5" w:themeColor="accent2"/>
        </w:tcBorders>
      </w:tcPr>
    </w:tblStylePr>
    <w:tblStylePr w:type="firstCol">
      <w:rPr>
        <w:b/>
        <w:bCs/>
      </w:rPr>
    </w:tblStylePr>
    <w:tblStylePr w:type="lastCol">
      <w:rPr>
        <w:b/>
        <w:bCs/>
      </w:rPr>
    </w:tblStylePr>
    <w:tblStylePr w:type="band1Vert">
      <w:tblPr/>
      <w:tcPr>
        <w:shd w:val="clear" w:color="auto" w:fill="D3E5F6" w:themeFill="accent2" w:themeFillTint="33"/>
      </w:tcPr>
    </w:tblStylePr>
    <w:tblStylePr w:type="band1Horz">
      <w:tblPr/>
      <w:tcPr>
        <w:shd w:val="clear" w:color="auto" w:fill="D3E5F6" w:themeFill="accent2" w:themeFillTint="33"/>
      </w:tcPr>
    </w:tblStylePr>
  </w:style>
  <w:style w:type="table" w:customStyle="1" w:styleId="Rastertabelle4-Akzent11">
    <w:name w:val="Rastertabelle 4 - Akzent 11"/>
    <w:basedOn w:val="NormaleTabelle"/>
    <w:uiPriority w:val="49"/>
    <w:rsid w:val="002436FC"/>
    <w:pPr>
      <w:spacing w:after="0" w:line="240" w:lineRule="auto"/>
    </w:pPr>
    <w:tblPr>
      <w:tblStyleRowBandSize w:val="1"/>
      <w:tblStyleColBandSize w:val="1"/>
      <w:tblBorders>
        <w:top w:val="single" w:sz="4" w:space="0" w:color="A0C3E3" w:themeColor="accent1" w:themeTint="99"/>
        <w:left w:val="single" w:sz="4" w:space="0" w:color="A0C3E3" w:themeColor="accent1" w:themeTint="99"/>
        <w:bottom w:val="single" w:sz="4" w:space="0" w:color="A0C3E3" w:themeColor="accent1" w:themeTint="99"/>
        <w:right w:val="single" w:sz="4" w:space="0" w:color="A0C3E3" w:themeColor="accent1" w:themeTint="99"/>
        <w:insideH w:val="single" w:sz="4" w:space="0" w:color="A0C3E3" w:themeColor="accent1" w:themeTint="99"/>
        <w:insideV w:val="single" w:sz="4" w:space="0" w:color="A0C3E3" w:themeColor="accent1" w:themeTint="99"/>
      </w:tblBorders>
    </w:tblPr>
    <w:tblStylePr w:type="firstRow">
      <w:rPr>
        <w:b/>
        <w:bCs/>
        <w:color w:val="FFFFFF" w:themeColor="background1"/>
      </w:rPr>
      <w:tblPr/>
      <w:tcPr>
        <w:tcBorders>
          <w:top w:val="single" w:sz="4" w:space="0" w:color="629DD1" w:themeColor="accent1"/>
          <w:left w:val="single" w:sz="4" w:space="0" w:color="629DD1" w:themeColor="accent1"/>
          <w:bottom w:val="single" w:sz="4" w:space="0" w:color="629DD1" w:themeColor="accent1"/>
          <w:right w:val="single" w:sz="4" w:space="0" w:color="629DD1" w:themeColor="accent1"/>
          <w:insideH w:val="nil"/>
          <w:insideV w:val="nil"/>
        </w:tcBorders>
        <w:shd w:val="clear" w:color="auto" w:fill="629DD1" w:themeFill="accent1"/>
      </w:tcPr>
    </w:tblStylePr>
    <w:tblStylePr w:type="lastRow">
      <w:rPr>
        <w:b/>
        <w:bCs/>
      </w:rPr>
      <w:tblPr/>
      <w:tcPr>
        <w:tcBorders>
          <w:top w:val="double" w:sz="4" w:space="0" w:color="629DD1" w:themeColor="accent1"/>
        </w:tcBorders>
      </w:tcPr>
    </w:tblStylePr>
    <w:tblStylePr w:type="firstCol">
      <w:rPr>
        <w:b/>
        <w:bCs/>
      </w:rPr>
    </w:tblStylePr>
    <w:tblStylePr w:type="lastCol">
      <w:rPr>
        <w:b/>
        <w:bCs/>
      </w:rPr>
    </w:tblStylePr>
    <w:tblStylePr w:type="band1Vert">
      <w:tblPr/>
      <w:tcPr>
        <w:shd w:val="clear" w:color="auto" w:fill="DFEBF5" w:themeFill="accent1" w:themeFillTint="33"/>
      </w:tcPr>
    </w:tblStylePr>
    <w:tblStylePr w:type="band1Horz">
      <w:tblPr/>
      <w:tcPr>
        <w:shd w:val="clear" w:color="auto" w:fill="DFEBF5" w:themeFill="accent1" w:themeFillTint="33"/>
      </w:tcPr>
    </w:tblStylePr>
  </w:style>
  <w:style w:type="character" w:styleId="Kommentarzeichen">
    <w:name w:val="annotation reference"/>
    <w:basedOn w:val="Absatz-Standardschriftart"/>
    <w:uiPriority w:val="99"/>
    <w:semiHidden/>
    <w:unhideWhenUsed/>
    <w:rsid w:val="00EC0842"/>
    <w:rPr>
      <w:sz w:val="18"/>
      <w:szCs w:val="18"/>
    </w:rPr>
  </w:style>
  <w:style w:type="paragraph" w:styleId="Kommentartext">
    <w:name w:val="annotation text"/>
    <w:basedOn w:val="Standard"/>
    <w:link w:val="KommentartextZchn"/>
    <w:uiPriority w:val="99"/>
    <w:semiHidden/>
    <w:unhideWhenUsed/>
    <w:rsid w:val="00EC0842"/>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EC0842"/>
    <w:rPr>
      <w:iCs/>
      <w:sz w:val="24"/>
      <w:szCs w:val="24"/>
    </w:rPr>
  </w:style>
  <w:style w:type="paragraph" w:styleId="Kommentarthema">
    <w:name w:val="annotation subject"/>
    <w:basedOn w:val="Kommentartext"/>
    <w:next w:val="Kommentartext"/>
    <w:link w:val="KommentarthemaZchn"/>
    <w:uiPriority w:val="99"/>
    <w:semiHidden/>
    <w:unhideWhenUsed/>
    <w:rsid w:val="00EC0842"/>
    <w:rPr>
      <w:b/>
      <w:bCs/>
      <w:sz w:val="20"/>
      <w:szCs w:val="20"/>
    </w:rPr>
  </w:style>
  <w:style w:type="character" w:customStyle="1" w:styleId="KommentarthemaZchn">
    <w:name w:val="Kommentarthema Zchn"/>
    <w:basedOn w:val="KommentartextZchn"/>
    <w:link w:val="Kommentarthema"/>
    <w:uiPriority w:val="99"/>
    <w:semiHidden/>
    <w:rsid w:val="00EC0842"/>
    <w:rPr>
      <w:b/>
      <w:bCs/>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630726">
      <w:bodyDiv w:val="1"/>
      <w:marLeft w:val="0"/>
      <w:marRight w:val="0"/>
      <w:marTop w:val="0"/>
      <w:marBottom w:val="0"/>
      <w:divBdr>
        <w:top w:val="none" w:sz="0" w:space="0" w:color="auto"/>
        <w:left w:val="none" w:sz="0" w:space="0" w:color="auto"/>
        <w:bottom w:val="none" w:sz="0" w:space="0" w:color="auto"/>
        <w:right w:val="none" w:sz="0" w:space="0" w:color="auto"/>
      </w:divBdr>
    </w:div>
    <w:div w:id="259410678">
      <w:bodyDiv w:val="1"/>
      <w:marLeft w:val="0"/>
      <w:marRight w:val="0"/>
      <w:marTop w:val="0"/>
      <w:marBottom w:val="0"/>
      <w:divBdr>
        <w:top w:val="none" w:sz="0" w:space="0" w:color="auto"/>
        <w:left w:val="none" w:sz="0" w:space="0" w:color="auto"/>
        <w:bottom w:val="none" w:sz="0" w:space="0" w:color="auto"/>
        <w:right w:val="none" w:sz="0" w:space="0" w:color="auto"/>
      </w:divBdr>
    </w:div>
    <w:div w:id="655381631">
      <w:bodyDiv w:val="1"/>
      <w:marLeft w:val="0"/>
      <w:marRight w:val="0"/>
      <w:marTop w:val="0"/>
      <w:marBottom w:val="0"/>
      <w:divBdr>
        <w:top w:val="none" w:sz="0" w:space="0" w:color="auto"/>
        <w:left w:val="none" w:sz="0" w:space="0" w:color="auto"/>
        <w:bottom w:val="none" w:sz="0" w:space="0" w:color="auto"/>
        <w:right w:val="none" w:sz="0" w:space="0" w:color="auto"/>
      </w:divBdr>
    </w:div>
    <w:div w:id="1293554686">
      <w:bodyDiv w:val="1"/>
      <w:marLeft w:val="0"/>
      <w:marRight w:val="0"/>
      <w:marTop w:val="0"/>
      <w:marBottom w:val="0"/>
      <w:divBdr>
        <w:top w:val="none" w:sz="0" w:space="0" w:color="auto"/>
        <w:left w:val="none" w:sz="0" w:space="0" w:color="auto"/>
        <w:bottom w:val="none" w:sz="0" w:space="0" w:color="auto"/>
        <w:right w:val="none" w:sz="0" w:space="0" w:color="auto"/>
      </w:divBdr>
    </w:div>
    <w:div w:id="1639072291">
      <w:bodyDiv w:val="1"/>
      <w:marLeft w:val="0"/>
      <w:marRight w:val="0"/>
      <w:marTop w:val="0"/>
      <w:marBottom w:val="0"/>
      <w:divBdr>
        <w:top w:val="none" w:sz="0" w:space="0" w:color="auto"/>
        <w:left w:val="none" w:sz="0" w:space="0" w:color="auto"/>
        <w:bottom w:val="none" w:sz="0" w:space="0" w:color="auto"/>
        <w:right w:val="none" w:sz="0" w:space="0" w:color="auto"/>
      </w:divBdr>
    </w:div>
    <w:div w:id="209408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Sankey_diagram"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st.ocks.org/mike/sanke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Data2Semantics/provoviz"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www.redotheweb.com/CodeFlower"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Modu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1B5F1-4A1A-4AB3-9EE6-80C787710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4673</Words>
  <Characters>29442</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
    </vt:vector>
  </TitlesOfParts>
  <Company>Boehringer Ingelheim</Company>
  <LinksUpToDate>false</LinksUpToDate>
  <CharactersWithSpaces>34047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zxVIE Musil,Markus (IT RDM) EXTERNAL</dc:creator>
  <cp:lastModifiedBy>zxVIE Stocker,Christoph (IS RDM) EXTERNAL</cp:lastModifiedBy>
  <cp:revision>70</cp:revision>
  <cp:lastPrinted>2016-05-23T09:08:00Z</cp:lastPrinted>
  <dcterms:created xsi:type="dcterms:W3CDTF">2016-07-20T12:36:00Z</dcterms:created>
  <dcterms:modified xsi:type="dcterms:W3CDTF">2016-07-25T07:35:00Z</dcterms:modified>
</cp:coreProperties>
</file>